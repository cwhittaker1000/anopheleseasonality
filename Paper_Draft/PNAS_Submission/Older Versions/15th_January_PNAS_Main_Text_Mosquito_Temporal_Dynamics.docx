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186138" w14:textId="77777777" w:rsidR="002C5489" w:rsidRPr="00E627D4" w:rsidRDefault="00A920C3" w:rsidP="00B456E0">
      <w:pPr>
        <w:spacing w:line="360" w:lineRule="auto"/>
        <w:jc w:val="center"/>
        <w:rPr>
          <w:rFonts w:ascii="Times New Roman" w:hAnsi="Times New Roman" w:cs="Times New Roman"/>
          <w:b/>
          <w:sz w:val="28"/>
        </w:rPr>
      </w:pPr>
      <w:bookmarkStart w:id="0" w:name="_Hlk13654103"/>
      <w:r w:rsidRPr="00E627D4">
        <w:rPr>
          <w:rFonts w:ascii="Times New Roman" w:hAnsi="Times New Roman" w:cs="Times New Roman"/>
          <w:b/>
          <w:sz w:val="28"/>
        </w:rPr>
        <w:t>The Ecological Structure of Mosquito Population Dynamics: Insights from India</w:t>
      </w:r>
      <w:commentRangeStart w:id="1"/>
      <w:r w:rsidR="005746BE" w:rsidRPr="00E627D4">
        <w:rPr>
          <w:rFonts w:ascii="Times New Roman" w:hAnsi="Times New Roman" w:cs="Times New Roman"/>
          <w:b/>
          <w:sz w:val="28"/>
        </w:rPr>
        <w:t>, Consequences for Malaria Control</w:t>
      </w:r>
      <w:commentRangeEnd w:id="1"/>
      <w:r w:rsidR="002F18FA">
        <w:rPr>
          <w:rStyle w:val="CommentReference"/>
        </w:rPr>
        <w:commentReference w:id="1"/>
      </w:r>
    </w:p>
    <w:p w14:paraId="5B569688" w14:textId="284C32B9" w:rsidR="00A920C3" w:rsidRDefault="005A0CAA" w:rsidP="00B456E0">
      <w:pPr>
        <w:spacing w:line="360" w:lineRule="auto"/>
        <w:jc w:val="center"/>
        <w:rPr>
          <w:rFonts w:ascii="Times New Roman" w:hAnsi="Times New Roman" w:cs="Times New Roman"/>
          <w:vertAlign w:val="superscript"/>
        </w:rPr>
      </w:pPr>
      <w:r>
        <w:rPr>
          <w:rFonts w:ascii="Times New Roman" w:hAnsi="Times New Roman" w:cs="Times New Roman"/>
        </w:rPr>
        <w:t>Charles</w:t>
      </w:r>
      <w:r w:rsidR="00A920C3">
        <w:rPr>
          <w:rFonts w:ascii="Times New Roman" w:hAnsi="Times New Roman" w:cs="Times New Roman"/>
        </w:rPr>
        <w:t xml:space="preserve"> Whittaker</w:t>
      </w:r>
      <w:r w:rsidR="00A920C3">
        <w:rPr>
          <w:rFonts w:ascii="Times New Roman" w:hAnsi="Times New Roman" w:cs="Times New Roman"/>
          <w:vertAlign w:val="superscript"/>
        </w:rPr>
        <w:t>1*</w:t>
      </w:r>
      <w:r w:rsidR="00A920C3">
        <w:rPr>
          <w:rFonts w:ascii="Times New Roman" w:hAnsi="Times New Roman" w:cs="Times New Roman"/>
        </w:rPr>
        <w:t>, Peter Winskill</w:t>
      </w:r>
      <w:r w:rsidR="00A920C3">
        <w:rPr>
          <w:rFonts w:ascii="Times New Roman" w:hAnsi="Times New Roman" w:cs="Times New Roman"/>
          <w:vertAlign w:val="superscript"/>
        </w:rPr>
        <w:t>1</w:t>
      </w:r>
      <w:r w:rsidR="00A920C3">
        <w:rPr>
          <w:rFonts w:ascii="Times New Roman" w:hAnsi="Times New Roman" w:cs="Times New Roman"/>
        </w:rPr>
        <w:t xml:space="preserve">, </w:t>
      </w:r>
      <w:r w:rsidR="005746BE">
        <w:rPr>
          <w:rFonts w:ascii="Times New Roman" w:hAnsi="Times New Roman" w:cs="Times New Roman"/>
        </w:rPr>
        <w:t>Marianne Sinka</w:t>
      </w:r>
      <w:r w:rsidR="005746BE">
        <w:rPr>
          <w:rFonts w:ascii="Times New Roman" w:hAnsi="Times New Roman" w:cs="Times New Roman"/>
          <w:vertAlign w:val="superscript"/>
        </w:rPr>
        <w:t>2</w:t>
      </w:r>
      <w:r w:rsidR="005746BE">
        <w:rPr>
          <w:rFonts w:ascii="Times New Roman" w:hAnsi="Times New Roman" w:cs="Times New Roman"/>
        </w:rPr>
        <w:t xml:space="preserve">, </w:t>
      </w:r>
      <w:r w:rsidR="000D0935">
        <w:rPr>
          <w:rFonts w:ascii="Times New Roman" w:hAnsi="Times New Roman" w:cs="Times New Roman"/>
        </w:rPr>
        <w:t>Samuel Pironon</w:t>
      </w:r>
      <w:r w:rsidR="000D0935">
        <w:rPr>
          <w:rFonts w:ascii="Times New Roman" w:hAnsi="Times New Roman" w:cs="Times New Roman"/>
          <w:vertAlign w:val="superscript"/>
        </w:rPr>
        <w:t>3</w:t>
      </w:r>
      <w:r w:rsidR="000D0935">
        <w:rPr>
          <w:rFonts w:ascii="Times New Roman" w:hAnsi="Times New Roman" w:cs="Times New Roman"/>
        </w:rPr>
        <w:t xml:space="preserve">, </w:t>
      </w:r>
      <w:r w:rsidR="00FB6550">
        <w:rPr>
          <w:rFonts w:ascii="Times New Roman" w:hAnsi="Times New Roman" w:cs="Times New Roman"/>
        </w:rPr>
        <w:t>Claire Massey</w:t>
      </w:r>
      <w:r w:rsidR="00FB6550">
        <w:rPr>
          <w:rFonts w:ascii="Times New Roman" w:hAnsi="Times New Roman" w:cs="Times New Roman"/>
          <w:vertAlign w:val="superscript"/>
        </w:rPr>
        <w:t>4</w:t>
      </w:r>
      <w:r w:rsidR="00FB6550">
        <w:rPr>
          <w:rFonts w:ascii="Times New Roman" w:hAnsi="Times New Roman" w:cs="Times New Roman"/>
        </w:rPr>
        <w:t>,</w:t>
      </w:r>
      <w:r w:rsidR="00166675">
        <w:rPr>
          <w:rFonts w:ascii="Times New Roman" w:hAnsi="Times New Roman" w:cs="Times New Roman"/>
        </w:rPr>
        <w:t xml:space="preserve"> Peter W Gething</w:t>
      </w:r>
      <w:r w:rsidR="00BE3387">
        <w:rPr>
          <w:rFonts w:ascii="Times New Roman" w:hAnsi="Times New Roman" w:cs="Times New Roman"/>
          <w:vertAlign w:val="superscript"/>
        </w:rPr>
        <w:t>5</w:t>
      </w:r>
      <w:r w:rsidR="00166675">
        <w:rPr>
          <w:rFonts w:ascii="Times New Roman" w:hAnsi="Times New Roman" w:cs="Times New Roman"/>
        </w:rPr>
        <w:t>,</w:t>
      </w:r>
      <w:r w:rsidR="00FB6550">
        <w:rPr>
          <w:rFonts w:ascii="Times New Roman" w:hAnsi="Times New Roman" w:cs="Times New Roman"/>
        </w:rPr>
        <w:t xml:space="preserve"> </w:t>
      </w:r>
      <w:r w:rsidR="00E5070A">
        <w:rPr>
          <w:rFonts w:ascii="Times New Roman" w:hAnsi="Times New Roman" w:cs="Times New Roman"/>
        </w:rPr>
        <w:t>Daniel J Weiss</w:t>
      </w:r>
      <w:r w:rsidR="00B456E0" w:rsidRPr="00B456E0">
        <w:rPr>
          <w:rFonts w:ascii="Times New Roman" w:hAnsi="Times New Roman" w:cs="Times New Roman"/>
          <w:vertAlign w:val="superscript"/>
        </w:rPr>
        <w:t>5</w:t>
      </w:r>
      <w:r w:rsidR="00E5070A">
        <w:rPr>
          <w:rFonts w:ascii="Times New Roman" w:hAnsi="Times New Roman" w:cs="Times New Roman"/>
        </w:rPr>
        <w:t xml:space="preserve">, </w:t>
      </w:r>
      <w:r w:rsidR="00BE3387">
        <w:rPr>
          <w:rFonts w:ascii="Times New Roman" w:hAnsi="Times New Roman" w:cs="Times New Roman"/>
        </w:rPr>
        <w:t>Michele Nguyen</w:t>
      </w:r>
      <w:r w:rsidR="0082122F">
        <w:rPr>
          <w:rFonts w:ascii="Times New Roman" w:hAnsi="Times New Roman" w:cs="Times New Roman"/>
          <w:vertAlign w:val="superscript"/>
        </w:rPr>
        <w:t>6</w:t>
      </w:r>
      <w:r w:rsidR="00BE3387">
        <w:rPr>
          <w:rFonts w:ascii="Times New Roman" w:hAnsi="Times New Roman" w:cs="Times New Roman"/>
        </w:rPr>
        <w:t xml:space="preserve">, </w:t>
      </w:r>
      <w:r w:rsidR="00A920C3">
        <w:rPr>
          <w:rFonts w:ascii="Times New Roman" w:hAnsi="Times New Roman" w:cs="Times New Roman"/>
        </w:rPr>
        <w:t>Ashwani Kumar</w:t>
      </w:r>
      <w:r w:rsidR="0082122F">
        <w:rPr>
          <w:rFonts w:ascii="Times New Roman" w:hAnsi="Times New Roman" w:cs="Times New Roman"/>
          <w:vertAlign w:val="superscript"/>
        </w:rPr>
        <w:t>7</w:t>
      </w:r>
      <w:r w:rsidR="00A920C3">
        <w:rPr>
          <w:rFonts w:ascii="Times New Roman" w:hAnsi="Times New Roman" w:cs="Times New Roman"/>
        </w:rPr>
        <w:t>,</w:t>
      </w:r>
      <w:r w:rsidR="00B456E0">
        <w:rPr>
          <w:rFonts w:ascii="Times New Roman" w:hAnsi="Times New Roman" w:cs="Times New Roman"/>
        </w:rPr>
        <w:t xml:space="preserve"> </w:t>
      </w:r>
      <w:proofErr w:type="spellStart"/>
      <w:r w:rsidR="00A920C3">
        <w:rPr>
          <w:rFonts w:ascii="Times New Roman" w:hAnsi="Times New Roman" w:cs="Times New Roman"/>
        </w:rPr>
        <w:t>Azra</w:t>
      </w:r>
      <w:proofErr w:type="spellEnd"/>
      <w:r w:rsidR="00A920C3">
        <w:rPr>
          <w:rFonts w:ascii="Times New Roman" w:hAnsi="Times New Roman" w:cs="Times New Roman"/>
        </w:rPr>
        <w:t xml:space="preserve"> Ghani</w:t>
      </w:r>
      <w:r w:rsidR="00A920C3">
        <w:rPr>
          <w:rFonts w:ascii="Times New Roman" w:hAnsi="Times New Roman" w:cs="Times New Roman"/>
          <w:vertAlign w:val="superscript"/>
        </w:rPr>
        <w:t>1</w:t>
      </w:r>
      <w:r w:rsidR="00A920C3">
        <w:rPr>
          <w:rFonts w:ascii="Times New Roman" w:hAnsi="Times New Roman" w:cs="Times New Roman"/>
        </w:rPr>
        <w:t xml:space="preserve"> &amp; Samir Bhatt</w:t>
      </w:r>
      <w:r w:rsidR="00A920C3">
        <w:rPr>
          <w:rFonts w:ascii="Times New Roman" w:hAnsi="Times New Roman" w:cs="Times New Roman"/>
          <w:vertAlign w:val="superscript"/>
        </w:rPr>
        <w:t>1</w:t>
      </w:r>
    </w:p>
    <w:p w14:paraId="23D9BC8B" w14:textId="77777777" w:rsidR="00A920C3" w:rsidRPr="005746BE" w:rsidRDefault="00A920C3" w:rsidP="00792664">
      <w:pPr>
        <w:spacing w:after="0" w:line="240" w:lineRule="auto"/>
        <w:rPr>
          <w:rFonts w:ascii="Times New Roman" w:hAnsi="Times New Roman" w:cs="Times New Roman"/>
          <w:sz w:val="18"/>
        </w:rPr>
      </w:pPr>
      <w:r w:rsidRPr="005746BE">
        <w:rPr>
          <w:rFonts w:ascii="Times New Roman" w:hAnsi="Times New Roman" w:cs="Times New Roman"/>
          <w:sz w:val="18"/>
          <w:vertAlign w:val="superscript"/>
        </w:rPr>
        <w:t>1</w:t>
      </w:r>
      <w:r w:rsidRPr="005746BE">
        <w:rPr>
          <w:rFonts w:ascii="Times New Roman" w:hAnsi="Times New Roman" w:cs="Times New Roman"/>
          <w:sz w:val="18"/>
        </w:rPr>
        <w:t xml:space="preserve">Department of Infectious Disease Epidemiology, Imperial College, London, </w:t>
      </w:r>
      <w:r w:rsidR="005746BE">
        <w:rPr>
          <w:rFonts w:ascii="Times New Roman" w:hAnsi="Times New Roman" w:cs="Times New Roman"/>
          <w:sz w:val="18"/>
        </w:rPr>
        <w:t>UK</w:t>
      </w:r>
    </w:p>
    <w:p w14:paraId="7322F1DE" w14:textId="77777777" w:rsidR="00A920C3" w:rsidRDefault="00A920C3" w:rsidP="00792664">
      <w:pPr>
        <w:spacing w:after="0" w:line="240" w:lineRule="auto"/>
        <w:rPr>
          <w:rFonts w:ascii="Times New Roman" w:hAnsi="Times New Roman" w:cs="Times New Roman"/>
          <w:sz w:val="18"/>
        </w:rPr>
      </w:pPr>
      <w:r w:rsidRPr="005746BE">
        <w:rPr>
          <w:rFonts w:ascii="Times New Roman" w:hAnsi="Times New Roman" w:cs="Times New Roman"/>
          <w:sz w:val="18"/>
          <w:vertAlign w:val="superscript"/>
        </w:rPr>
        <w:t>2</w:t>
      </w:r>
      <w:r w:rsidR="005746BE">
        <w:rPr>
          <w:rFonts w:ascii="Times New Roman" w:hAnsi="Times New Roman" w:cs="Times New Roman"/>
          <w:sz w:val="18"/>
        </w:rPr>
        <w:t>Department of Zoology, University of Oxford, Oxford, UK</w:t>
      </w:r>
    </w:p>
    <w:p w14:paraId="12BDF4D8" w14:textId="5962C583" w:rsidR="00792664" w:rsidRDefault="005A0CAA" w:rsidP="00792664">
      <w:pPr>
        <w:pStyle w:val="NormalWeb"/>
        <w:spacing w:before="0" w:beforeAutospacing="0" w:after="0" w:afterAutospacing="0"/>
        <w:rPr>
          <w:bCs/>
          <w:sz w:val="18"/>
          <w:szCs w:val="18"/>
        </w:rPr>
      </w:pPr>
      <w:r>
        <w:rPr>
          <w:sz w:val="18"/>
          <w:vertAlign w:val="superscript"/>
        </w:rPr>
        <w:t>3</w:t>
      </w:r>
      <w:r w:rsidR="00792664" w:rsidRPr="00792664">
        <w:rPr>
          <w:bCs/>
          <w:sz w:val="18"/>
          <w:szCs w:val="18"/>
        </w:rPr>
        <w:t xml:space="preserve">Royal Botanic Gardens Kew, Richmond, </w:t>
      </w:r>
      <w:r w:rsidR="00792664">
        <w:rPr>
          <w:bCs/>
          <w:sz w:val="18"/>
          <w:szCs w:val="18"/>
        </w:rPr>
        <w:t>W</w:t>
      </w:r>
      <w:r w:rsidR="00792664" w:rsidRPr="00792664">
        <w:rPr>
          <w:bCs/>
          <w:sz w:val="18"/>
          <w:szCs w:val="18"/>
        </w:rPr>
        <w:t>est Sussex, UK</w:t>
      </w:r>
    </w:p>
    <w:p w14:paraId="5631DAD4" w14:textId="600F4844" w:rsidR="005746BE" w:rsidRPr="00792664" w:rsidRDefault="005746BE" w:rsidP="00792664">
      <w:pPr>
        <w:pStyle w:val="NormalWeb"/>
        <w:spacing w:before="0" w:beforeAutospacing="0" w:after="0" w:afterAutospacing="0"/>
        <w:rPr>
          <w:bCs/>
          <w:sz w:val="18"/>
          <w:szCs w:val="18"/>
        </w:rPr>
      </w:pPr>
      <w:r w:rsidRPr="00FB6550">
        <w:rPr>
          <w:sz w:val="18"/>
          <w:szCs w:val="18"/>
          <w:vertAlign w:val="superscript"/>
        </w:rPr>
        <w:t>4</w:t>
      </w:r>
      <w:r w:rsidR="00FB6550" w:rsidRPr="00FB6550">
        <w:rPr>
          <w:color w:val="201F1E"/>
          <w:sz w:val="18"/>
          <w:szCs w:val="18"/>
          <w:shd w:val="clear" w:color="auto" w:fill="FFFFFF"/>
        </w:rPr>
        <w:t>Big Data Institute</w:t>
      </w:r>
      <w:r w:rsidR="00792664">
        <w:rPr>
          <w:color w:val="201F1E"/>
          <w:sz w:val="18"/>
          <w:szCs w:val="18"/>
          <w:shd w:val="clear" w:color="auto" w:fill="FFFFFF"/>
        </w:rPr>
        <w:t>,</w:t>
      </w:r>
      <w:r w:rsidR="00FB6550" w:rsidRPr="00FB6550">
        <w:rPr>
          <w:color w:val="201F1E"/>
          <w:sz w:val="18"/>
          <w:szCs w:val="18"/>
          <w:shd w:val="clear" w:color="auto" w:fill="FFFFFF"/>
        </w:rPr>
        <w:t xml:space="preserve"> University of Oxford, Old Road Campus, Oxford, UK.</w:t>
      </w:r>
    </w:p>
    <w:p w14:paraId="39A2A21B" w14:textId="3F26E9EC" w:rsidR="005A0CAA" w:rsidRDefault="00BE3387" w:rsidP="00792664">
      <w:pPr>
        <w:spacing w:after="0" w:line="240" w:lineRule="auto"/>
        <w:rPr>
          <w:rFonts w:ascii="Times New Roman" w:hAnsi="Times New Roman" w:cs="Times New Roman"/>
          <w:sz w:val="18"/>
        </w:rPr>
      </w:pPr>
      <w:r w:rsidRPr="00BE3387">
        <w:rPr>
          <w:rFonts w:ascii="Times New Roman" w:hAnsi="Times New Roman" w:cs="Times New Roman"/>
          <w:sz w:val="18"/>
          <w:vertAlign w:val="superscript"/>
        </w:rPr>
        <w:t>5</w:t>
      </w:r>
      <w:r w:rsidR="005A0CAA" w:rsidRPr="005746BE">
        <w:rPr>
          <w:rFonts w:ascii="Times New Roman" w:hAnsi="Times New Roman" w:cs="Times New Roman"/>
          <w:sz w:val="18"/>
        </w:rPr>
        <w:t xml:space="preserve">Malaria Atlas Project, </w:t>
      </w:r>
      <w:r w:rsidR="00166675">
        <w:rPr>
          <w:rFonts w:ascii="Times New Roman" w:hAnsi="Times New Roman" w:cs="Times New Roman"/>
          <w:sz w:val="18"/>
        </w:rPr>
        <w:t>Telethon Kids</w:t>
      </w:r>
      <w:r w:rsidR="008D6753">
        <w:rPr>
          <w:rFonts w:ascii="Times New Roman" w:hAnsi="Times New Roman" w:cs="Times New Roman"/>
          <w:sz w:val="18"/>
        </w:rPr>
        <w:t xml:space="preserve"> Institute</w:t>
      </w:r>
      <w:r w:rsidR="00166675">
        <w:rPr>
          <w:rFonts w:ascii="Times New Roman" w:hAnsi="Times New Roman" w:cs="Times New Roman"/>
          <w:sz w:val="18"/>
        </w:rPr>
        <w:t>,</w:t>
      </w:r>
      <w:r w:rsidR="008D6753">
        <w:rPr>
          <w:rFonts w:ascii="Times New Roman" w:hAnsi="Times New Roman" w:cs="Times New Roman"/>
          <w:sz w:val="18"/>
        </w:rPr>
        <w:t xml:space="preserve"> Perth, Australia</w:t>
      </w:r>
    </w:p>
    <w:p w14:paraId="52E8C7F8" w14:textId="35C4E09D" w:rsidR="0082122F" w:rsidRPr="0082122F" w:rsidRDefault="0082122F" w:rsidP="00792664">
      <w:pPr>
        <w:spacing w:after="0" w:line="240" w:lineRule="auto"/>
        <w:rPr>
          <w:rFonts w:ascii="Times New Roman" w:hAnsi="Times New Roman" w:cs="Times New Roman"/>
          <w:sz w:val="18"/>
        </w:rPr>
      </w:pPr>
      <w:r>
        <w:rPr>
          <w:rFonts w:ascii="Times New Roman" w:hAnsi="Times New Roman" w:cs="Times New Roman"/>
          <w:sz w:val="18"/>
          <w:vertAlign w:val="superscript"/>
        </w:rPr>
        <w:t>6</w:t>
      </w:r>
      <w:r w:rsidRPr="0082122F">
        <w:rPr>
          <w:rFonts w:ascii="Times New Roman" w:hAnsi="Times New Roman" w:cs="Times New Roman"/>
          <w:sz w:val="18"/>
          <w:szCs w:val="18"/>
        </w:rPr>
        <w:t>Asian School of the Environment, Nanyang Technological University, Singapore</w:t>
      </w:r>
    </w:p>
    <w:p w14:paraId="2C61AD9C" w14:textId="31164A23" w:rsidR="00BE3387" w:rsidRPr="00BE3387" w:rsidRDefault="0082122F" w:rsidP="00792664">
      <w:pPr>
        <w:spacing w:after="0" w:line="240" w:lineRule="auto"/>
        <w:rPr>
          <w:rFonts w:ascii="Times New Roman" w:hAnsi="Times New Roman" w:cs="Times New Roman"/>
          <w:sz w:val="18"/>
          <w:szCs w:val="18"/>
        </w:rPr>
      </w:pPr>
      <w:r>
        <w:rPr>
          <w:rFonts w:ascii="Times New Roman" w:hAnsi="Times New Roman" w:cs="Times New Roman"/>
          <w:sz w:val="18"/>
          <w:szCs w:val="18"/>
          <w:shd w:val="clear" w:color="auto" w:fill="FFFFFF"/>
          <w:vertAlign w:val="superscript"/>
        </w:rPr>
        <w:t>7</w:t>
      </w:r>
      <w:r w:rsidR="00BE3387" w:rsidRPr="008D6753">
        <w:rPr>
          <w:rFonts w:ascii="Times New Roman" w:hAnsi="Times New Roman" w:cs="Times New Roman"/>
          <w:sz w:val="18"/>
          <w:szCs w:val="18"/>
          <w:shd w:val="clear" w:color="auto" w:fill="FFFFFF"/>
        </w:rPr>
        <w:t xml:space="preserve">National Institute of Malaria Research, Field Unit, </w:t>
      </w:r>
      <w:proofErr w:type="spellStart"/>
      <w:r w:rsidR="00BE3387" w:rsidRPr="008D6753">
        <w:rPr>
          <w:rFonts w:ascii="Times New Roman" w:hAnsi="Times New Roman" w:cs="Times New Roman"/>
          <w:sz w:val="18"/>
          <w:szCs w:val="18"/>
          <w:shd w:val="clear" w:color="auto" w:fill="FFFFFF"/>
        </w:rPr>
        <w:t>Campal</w:t>
      </w:r>
      <w:proofErr w:type="spellEnd"/>
      <w:r w:rsidR="00BE3387" w:rsidRPr="008D6753">
        <w:rPr>
          <w:rFonts w:ascii="Times New Roman" w:hAnsi="Times New Roman" w:cs="Times New Roman"/>
          <w:sz w:val="18"/>
          <w:szCs w:val="18"/>
          <w:shd w:val="clear" w:color="auto" w:fill="FFFFFF"/>
        </w:rPr>
        <w:t>, Goa, India</w:t>
      </w:r>
    </w:p>
    <w:p w14:paraId="2F31A666" w14:textId="2633CD8F" w:rsidR="005746BE" w:rsidRDefault="005746BE" w:rsidP="00792664">
      <w:pPr>
        <w:spacing w:after="0" w:line="240" w:lineRule="auto"/>
        <w:rPr>
          <w:rStyle w:val="Hyperlink"/>
          <w:rFonts w:ascii="Times New Roman" w:hAnsi="Times New Roman" w:cs="Times New Roman"/>
          <w:sz w:val="18"/>
        </w:rPr>
      </w:pPr>
      <w:r w:rsidRPr="005746BE">
        <w:rPr>
          <w:rFonts w:ascii="Times New Roman" w:hAnsi="Times New Roman" w:cs="Times New Roman"/>
          <w:sz w:val="18"/>
        </w:rPr>
        <w:t xml:space="preserve">*Corresponding Author: </w:t>
      </w:r>
      <w:hyperlink r:id="rId11" w:history="1">
        <w:r w:rsidRPr="004A7DE8">
          <w:rPr>
            <w:rStyle w:val="Hyperlink"/>
            <w:rFonts w:ascii="Times New Roman" w:hAnsi="Times New Roman" w:cs="Times New Roman"/>
            <w:sz w:val="18"/>
          </w:rPr>
          <w:t>charles.whittaker16@imperial.ac.uk</w:t>
        </w:r>
      </w:hyperlink>
    </w:p>
    <w:bookmarkEnd w:id="0"/>
    <w:p w14:paraId="2E8A2F0F" w14:textId="77777777" w:rsidR="005A0CAA" w:rsidRDefault="005A0CAA" w:rsidP="00B456E0">
      <w:pPr>
        <w:spacing w:after="0" w:line="360" w:lineRule="auto"/>
        <w:rPr>
          <w:rFonts w:ascii="Times New Roman" w:hAnsi="Times New Roman" w:cs="Times New Roman"/>
          <w:sz w:val="18"/>
        </w:rPr>
      </w:pPr>
    </w:p>
    <w:p w14:paraId="063C1584" w14:textId="77777777" w:rsidR="00E82986" w:rsidRDefault="00E82986" w:rsidP="00B456E0">
      <w:pPr>
        <w:spacing w:after="0" w:line="360" w:lineRule="auto"/>
        <w:rPr>
          <w:rFonts w:ascii="Times New Roman" w:hAnsi="Times New Roman" w:cs="Times New Roman"/>
          <w:b/>
          <w:sz w:val="28"/>
        </w:rPr>
      </w:pPr>
      <w:r>
        <w:rPr>
          <w:rFonts w:ascii="Times New Roman" w:hAnsi="Times New Roman" w:cs="Times New Roman"/>
          <w:b/>
          <w:sz w:val="28"/>
        </w:rPr>
        <w:t xml:space="preserve">Significance </w:t>
      </w:r>
    </w:p>
    <w:p w14:paraId="0652AB69" w14:textId="692ADE21" w:rsidR="00935106" w:rsidRPr="00291C43" w:rsidRDefault="00FA56CE" w:rsidP="00291C43">
      <w:pPr>
        <w:spacing w:line="360" w:lineRule="auto"/>
        <w:jc w:val="both"/>
        <w:rPr>
          <w:rFonts w:ascii="Times New Roman" w:hAnsi="Times New Roman" w:cs="Times New Roman"/>
          <w:sz w:val="20"/>
        </w:rPr>
      </w:pPr>
      <w:r w:rsidRPr="00291C43">
        <w:rPr>
          <w:rFonts w:ascii="Times New Roman" w:hAnsi="Times New Roman" w:cs="Times New Roman"/>
          <w:sz w:val="20"/>
        </w:rPr>
        <w:t>Effective planning and control of malaria requires an understan</w:t>
      </w:r>
      <w:bookmarkStart w:id="2" w:name="_GoBack"/>
      <w:bookmarkEnd w:id="2"/>
      <w:r w:rsidRPr="00291C43">
        <w:rPr>
          <w:rFonts w:ascii="Times New Roman" w:hAnsi="Times New Roman" w:cs="Times New Roman"/>
          <w:sz w:val="20"/>
        </w:rPr>
        <w:t xml:space="preserve">ding of the </w:t>
      </w:r>
      <w:r w:rsidR="00166675" w:rsidRPr="00291C43">
        <w:rPr>
          <w:rFonts w:ascii="Times New Roman" w:hAnsi="Times New Roman" w:cs="Times New Roman"/>
          <w:sz w:val="20"/>
        </w:rPr>
        <w:t xml:space="preserve">underlying mosquito population dynamics that determine the </w:t>
      </w:r>
      <w:r w:rsidRPr="00291C43">
        <w:rPr>
          <w:rFonts w:ascii="Times New Roman" w:hAnsi="Times New Roman" w:cs="Times New Roman"/>
          <w:sz w:val="20"/>
        </w:rPr>
        <w:t>temporal profile of malaria risk.</w:t>
      </w:r>
      <w:r w:rsidR="00BE5B47" w:rsidRPr="00291C43">
        <w:rPr>
          <w:rFonts w:ascii="Times New Roman" w:hAnsi="Times New Roman" w:cs="Times New Roman"/>
          <w:sz w:val="20"/>
        </w:rPr>
        <w:t xml:space="preserve"> Here, we collate a database of monthly mosquito catch data spanning</w:t>
      </w:r>
      <w:r w:rsidR="00CA50F2" w:rsidRPr="00291C43">
        <w:rPr>
          <w:rFonts w:ascii="Times New Roman" w:hAnsi="Times New Roman" w:cs="Times New Roman"/>
          <w:sz w:val="20"/>
        </w:rPr>
        <w:t xml:space="preserve"> </w:t>
      </w:r>
      <w:r w:rsidR="00936E5C" w:rsidRPr="00291C43">
        <w:rPr>
          <w:rFonts w:ascii="Times New Roman" w:hAnsi="Times New Roman" w:cs="Times New Roman"/>
          <w:sz w:val="20"/>
        </w:rPr>
        <w:t>40</w:t>
      </w:r>
      <w:r w:rsidR="00BE5B47" w:rsidRPr="00291C43">
        <w:rPr>
          <w:rFonts w:ascii="Times New Roman" w:hAnsi="Times New Roman" w:cs="Times New Roman"/>
          <w:sz w:val="20"/>
        </w:rPr>
        <w:t xml:space="preserve"> years </w:t>
      </w:r>
      <w:r w:rsidR="004D097E" w:rsidRPr="00291C43">
        <w:rPr>
          <w:rFonts w:ascii="Times New Roman" w:hAnsi="Times New Roman" w:cs="Times New Roman"/>
          <w:sz w:val="20"/>
        </w:rPr>
        <w:t>and</w:t>
      </w:r>
      <w:r w:rsidR="00CA50F2" w:rsidRPr="00291C43">
        <w:rPr>
          <w:rFonts w:ascii="Times New Roman" w:hAnsi="Times New Roman" w:cs="Times New Roman"/>
          <w:sz w:val="20"/>
        </w:rPr>
        <w:t xml:space="preserve"> </w:t>
      </w:r>
      <w:r w:rsidR="00C71B78" w:rsidRPr="00291C43">
        <w:rPr>
          <w:rFonts w:ascii="Times New Roman" w:hAnsi="Times New Roman" w:cs="Times New Roman"/>
          <w:sz w:val="20"/>
        </w:rPr>
        <w:t>117</w:t>
      </w:r>
      <w:r w:rsidRPr="00291C43">
        <w:rPr>
          <w:rFonts w:ascii="Times New Roman" w:hAnsi="Times New Roman" w:cs="Times New Roman"/>
          <w:sz w:val="20"/>
        </w:rPr>
        <w:t xml:space="preserve"> unique</w:t>
      </w:r>
      <w:r w:rsidR="00BE5B47" w:rsidRPr="00291C43">
        <w:rPr>
          <w:rFonts w:ascii="Times New Roman" w:hAnsi="Times New Roman" w:cs="Times New Roman"/>
          <w:sz w:val="20"/>
        </w:rPr>
        <w:t xml:space="preserve"> locations across the Indian subcontinent</w:t>
      </w:r>
      <w:r w:rsidR="00C850A1" w:rsidRPr="00291C43">
        <w:rPr>
          <w:rFonts w:ascii="Times New Roman" w:hAnsi="Times New Roman" w:cs="Times New Roman"/>
          <w:sz w:val="20"/>
        </w:rPr>
        <w:t xml:space="preserve"> to explore the factors shaping these dynamics</w:t>
      </w:r>
      <w:r w:rsidRPr="00291C43">
        <w:rPr>
          <w:rFonts w:ascii="Times New Roman" w:hAnsi="Times New Roman" w:cs="Times New Roman"/>
          <w:sz w:val="20"/>
        </w:rPr>
        <w:t>.</w:t>
      </w:r>
      <w:r w:rsidR="00C850A1" w:rsidRPr="00291C43">
        <w:rPr>
          <w:rFonts w:ascii="Times New Roman" w:hAnsi="Times New Roman" w:cs="Times New Roman"/>
          <w:sz w:val="20"/>
        </w:rPr>
        <w:t xml:space="preserve"> Our analyses reveal pronounced heterogeneity in mosquito population dynamics, both within (across different locations) and between (in the same location) species</w:t>
      </w:r>
      <w:r w:rsidR="001E5716" w:rsidRPr="00291C43">
        <w:rPr>
          <w:rFonts w:ascii="Times New Roman" w:hAnsi="Times New Roman" w:cs="Times New Roman"/>
          <w:sz w:val="20"/>
        </w:rPr>
        <w:t xml:space="preserve">: this heterogeneity is driven by a complex interplay </w:t>
      </w:r>
      <w:r w:rsidR="00C850A1" w:rsidRPr="00291C43">
        <w:rPr>
          <w:rFonts w:ascii="Times New Roman" w:hAnsi="Times New Roman" w:cs="Times New Roman"/>
          <w:sz w:val="20"/>
        </w:rPr>
        <w:t xml:space="preserve">between </w:t>
      </w:r>
      <w:r w:rsidR="001E5716" w:rsidRPr="00291C43">
        <w:rPr>
          <w:rFonts w:ascii="Times New Roman" w:hAnsi="Times New Roman" w:cs="Times New Roman"/>
          <w:sz w:val="20"/>
        </w:rPr>
        <w:t>mosquito species and the ecological structure of the local environment.</w:t>
      </w:r>
      <w:r w:rsidR="004D097E" w:rsidRPr="00291C43">
        <w:rPr>
          <w:rFonts w:ascii="Times New Roman" w:hAnsi="Times New Roman" w:cs="Times New Roman"/>
          <w:sz w:val="20"/>
        </w:rPr>
        <w:t xml:space="preserve"> W</w:t>
      </w:r>
      <w:r w:rsidR="00164E11" w:rsidRPr="00291C43">
        <w:rPr>
          <w:rFonts w:ascii="Times New Roman" w:hAnsi="Times New Roman" w:cs="Times New Roman"/>
          <w:sz w:val="20"/>
        </w:rPr>
        <w:t xml:space="preserve">e demonstrate that the temporal profile of malaria risk </w:t>
      </w:r>
      <w:r w:rsidR="00CA50F2" w:rsidRPr="00291C43">
        <w:rPr>
          <w:rFonts w:ascii="Times New Roman" w:hAnsi="Times New Roman" w:cs="Times New Roman"/>
          <w:sz w:val="20"/>
        </w:rPr>
        <w:t>across</w:t>
      </w:r>
      <w:r w:rsidR="004D097E" w:rsidRPr="00291C43">
        <w:rPr>
          <w:rFonts w:ascii="Times New Roman" w:hAnsi="Times New Roman" w:cs="Times New Roman"/>
          <w:sz w:val="20"/>
        </w:rPr>
        <w:t xml:space="preserve"> these</w:t>
      </w:r>
      <w:r w:rsidR="00CA50F2" w:rsidRPr="00291C43">
        <w:rPr>
          <w:rFonts w:ascii="Times New Roman" w:hAnsi="Times New Roman" w:cs="Times New Roman"/>
          <w:sz w:val="20"/>
        </w:rPr>
        <w:t xml:space="preserve"> different locations </w:t>
      </w:r>
      <w:r w:rsidR="00164E11" w:rsidRPr="00291C43">
        <w:rPr>
          <w:rFonts w:ascii="Times New Roman" w:hAnsi="Times New Roman" w:cs="Times New Roman"/>
          <w:sz w:val="20"/>
        </w:rPr>
        <w:t xml:space="preserve">can be </w:t>
      </w:r>
      <w:r w:rsidR="005A3DEE" w:rsidRPr="00291C43">
        <w:rPr>
          <w:rFonts w:ascii="Times New Roman" w:hAnsi="Times New Roman" w:cs="Times New Roman"/>
          <w:sz w:val="20"/>
        </w:rPr>
        <w:t xml:space="preserve">categorised </w:t>
      </w:r>
      <w:r w:rsidR="00164E11" w:rsidRPr="00291C43">
        <w:rPr>
          <w:rFonts w:ascii="Times New Roman" w:hAnsi="Times New Roman" w:cs="Times New Roman"/>
          <w:sz w:val="20"/>
        </w:rPr>
        <w:t xml:space="preserve">into a small number </w:t>
      </w:r>
      <w:r w:rsidR="005A3DEE" w:rsidRPr="00291C43">
        <w:rPr>
          <w:rFonts w:ascii="Times New Roman" w:hAnsi="Times New Roman" w:cs="Times New Roman"/>
          <w:sz w:val="20"/>
        </w:rPr>
        <w:t>of unique</w:t>
      </w:r>
      <w:r w:rsidR="00164E11" w:rsidRPr="00291C43">
        <w:rPr>
          <w:rFonts w:ascii="Times New Roman" w:hAnsi="Times New Roman" w:cs="Times New Roman"/>
          <w:sz w:val="20"/>
        </w:rPr>
        <w:t xml:space="preserve"> </w:t>
      </w:r>
      <w:r w:rsidR="005B44BB" w:rsidRPr="00291C43">
        <w:rPr>
          <w:rFonts w:ascii="Times New Roman" w:hAnsi="Times New Roman" w:cs="Times New Roman"/>
          <w:sz w:val="20"/>
        </w:rPr>
        <w:t>patterns</w:t>
      </w:r>
      <w:r w:rsidR="005A3DEE" w:rsidRPr="00291C43">
        <w:rPr>
          <w:rFonts w:ascii="Times New Roman" w:hAnsi="Times New Roman" w:cs="Times New Roman"/>
          <w:sz w:val="20"/>
        </w:rPr>
        <w:t>, and</w:t>
      </w:r>
      <w:r w:rsidR="00164E11" w:rsidRPr="00291C43">
        <w:rPr>
          <w:rFonts w:ascii="Times New Roman" w:hAnsi="Times New Roman" w:cs="Times New Roman"/>
          <w:sz w:val="20"/>
        </w:rPr>
        <w:t xml:space="preserve"> </w:t>
      </w:r>
      <w:r w:rsidR="005A3DEE" w:rsidRPr="00291C43">
        <w:rPr>
          <w:rFonts w:ascii="Times New Roman" w:hAnsi="Times New Roman" w:cs="Times New Roman"/>
          <w:sz w:val="20"/>
        </w:rPr>
        <w:t>that these patterns can be used to create a</w:t>
      </w:r>
      <w:r w:rsidR="00164E11" w:rsidRPr="00291C43">
        <w:rPr>
          <w:rFonts w:ascii="Times New Roman" w:hAnsi="Times New Roman" w:cs="Times New Roman"/>
          <w:sz w:val="20"/>
        </w:rPr>
        <w:t xml:space="preserve"> predictive tool </w:t>
      </w:r>
      <w:r w:rsidR="005A3DEE" w:rsidRPr="00291C43">
        <w:rPr>
          <w:rFonts w:ascii="Times New Roman" w:hAnsi="Times New Roman" w:cs="Times New Roman"/>
          <w:sz w:val="20"/>
        </w:rPr>
        <w:t>to i</w:t>
      </w:r>
      <w:r w:rsidR="00164E11" w:rsidRPr="00291C43">
        <w:rPr>
          <w:rFonts w:ascii="Times New Roman" w:hAnsi="Times New Roman" w:cs="Times New Roman"/>
          <w:sz w:val="20"/>
        </w:rPr>
        <w:t xml:space="preserve">nform </w:t>
      </w:r>
      <w:r w:rsidR="00166675" w:rsidRPr="00291C43">
        <w:rPr>
          <w:rFonts w:ascii="Times New Roman" w:hAnsi="Times New Roman" w:cs="Times New Roman"/>
          <w:sz w:val="20"/>
        </w:rPr>
        <w:t xml:space="preserve">the </w:t>
      </w:r>
      <w:r w:rsidR="00164E11" w:rsidRPr="00291C43">
        <w:rPr>
          <w:rFonts w:ascii="Times New Roman" w:hAnsi="Times New Roman" w:cs="Times New Roman"/>
          <w:sz w:val="20"/>
        </w:rPr>
        <w:t xml:space="preserve">planning and timing of control efforts. </w:t>
      </w:r>
    </w:p>
    <w:p w14:paraId="2C867CF0" w14:textId="77777777" w:rsidR="005746BE" w:rsidRPr="00F63318" w:rsidRDefault="005746BE" w:rsidP="00CA50F2">
      <w:pPr>
        <w:spacing w:after="0" w:line="360" w:lineRule="auto"/>
        <w:rPr>
          <w:rFonts w:ascii="Times New Roman" w:hAnsi="Times New Roman" w:cs="Times New Roman"/>
          <w:b/>
          <w:sz w:val="28"/>
        </w:rPr>
      </w:pPr>
      <w:r w:rsidRPr="00C56103">
        <w:rPr>
          <w:rFonts w:ascii="Times New Roman" w:hAnsi="Times New Roman" w:cs="Times New Roman"/>
          <w:b/>
          <w:sz w:val="28"/>
        </w:rPr>
        <w:t>Abstract</w:t>
      </w:r>
    </w:p>
    <w:p w14:paraId="2823B6DD" w14:textId="449EF025" w:rsidR="000E315C" w:rsidRDefault="00935106" w:rsidP="00291C43">
      <w:pPr>
        <w:spacing w:after="0" w:line="360" w:lineRule="auto"/>
        <w:jc w:val="both"/>
        <w:rPr>
          <w:rFonts w:ascii="Times New Roman" w:hAnsi="Times New Roman" w:cs="Times New Roman"/>
          <w:sz w:val="20"/>
        </w:rPr>
      </w:pPr>
      <w:r w:rsidRPr="00291C43">
        <w:rPr>
          <w:rFonts w:ascii="Times New Roman" w:hAnsi="Times New Roman" w:cs="Times New Roman"/>
          <w:sz w:val="20"/>
        </w:rPr>
        <w:t xml:space="preserve">Understanding the temporal dynamics (including the start, duration and end) of malaria transmission </w:t>
      </w:r>
      <w:r w:rsidR="00101CA0" w:rsidRPr="00291C43">
        <w:rPr>
          <w:rFonts w:ascii="Times New Roman" w:hAnsi="Times New Roman" w:cs="Times New Roman"/>
          <w:sz w:val="20"/>
        </w:rPr>
        <w:t>is key</w:t>
      </w:r>
      <w:r w:rsidRPr="00291C43">
        <w:rPr>
          <w:rFonts w:ascii="Times New Roman" w:hAnsi="Times New Roman" w:cs="Times New Roman"/>
          <w:sz w:val="20"/>
        </w:rPr>
        <w:t xml:space="preserve"> to optimising control strategies</w:t>
      </w:r>
      <w:r w:rsidR="0019186A" w:rsidRPr="00291C43">
        <w:rPr>
          <w:rFonts w:ascii="Times New Roman" w:hAnsi="Times New Roman" w:cs="Times New Roman"/>
          <w:sz w:val="20"/>
        </w:rPr>
        <w:t xml:space="preserve"> aimed at reducing malaria transmission</w:t>
      </w:r>
      <w:r w:rsidR="00DC2055" w:rsidRPr="00291C43">
        <w:rPr>
          <w:rFonts w:ascii="Times New Roman" w:hAnsi="Times New Roman" w:cs="Times New Roman"/>
          <w:sz w:val="20"/>
        </w:rPr>
        <w:t>, enabling interventions to be deployed at times and in places where they can have the most impact.</w:t>
      </w:r>
      <w:r w:rsidRPr="00291C43">
        <w:rPr>
          <w:rFonts w:ascii="Times New Roman" w:hAnsi="Times New Roman" w:cs="Times New Roman"/>
          <w:sz w:val="20"/>
        </w:rPr>
        <w:t xml:space="preserve"> </w:t>
      </w:r>
      <w:r w:rsidR="00DC2055" w:rsidRPr="00291C43">
        <w:rPr>
          <w:rFonts w:ascii="Times New Roman" w:hAnsi="Times New Roman" w:cs="Times New Roman"/>
          <w:sz w:val="20"/>
        </w:rPr>
        <w:t xml:space="preserve">This temporal profile of malaria risk is intimately related to the dynamics of the mosquito populations underlying transmission. </w:t>
      </w:r>
      <w:r w:rsidR="00101CA0" w:rsidRPr="00291C43">
        <w:rPr>
          <w:rFonts w:ascii="Times New Roman" w:hAnsi="Times New Roman" w:cs="Times New Roman"/>
          <w:sz w:val="20"/>
        </w:rPr>
        <w:t>Many</w:t>
      </w:r>
      <w:r w:rsidR="005B44BB" w:rsidRPr="00291C43">
        <w:rPr>
          <w:rFonts w:ascii="Times New Roman" w:hAnsi="Times New Roman" w:cs="Times New Roman"/>
          <w:sz w:val="20"/>
        </w:rPr>
        <w:t xml:space="preserve"> outstanding questions remain surrounding </w:t>
      </w:r>
      <w:r w:rsidR="00DC2055" w:rsidRPr="00291C43">
        <w:rPr>
          <w:rFonts w:ascii="Times New Roman" w:hAnsi="Times New Roman" w:cs="Times New Roman"/>
          <w:sz w:val="20"/>
        </w:rPr>
        <w:t xml:space="preserve">these dynamics, including </w:t>
      </w:r>
      <w:r w:rsidR="005B44BB" w:rsidRPr="00291C43">
        <w:rPr>
          <w:rFonts w:ascii="Times New Roman" w:hAnsi="Times New Roman" w:cs="Times New Roman"/>
          <w:sz w:val="20"/>
        </w:rPr>
        <w:t xml:space="preserve">the </w:t>
      </w:r>
      <w:r w:rsidR="00DC2055" w:rsidRPr="00291C43">
        <w:rPr>
          <w:rFonts w:ascii="Times New Roman" w:hAnsi="Times New Roman" w:cs="Times New Roman"/>
          <w:sz w:val="20"/>
        </w:rPr>
        <w:t xml:space="preserve">specific </w:t>
      </w:r>
      <w:r w:rsidR="005B44BB" w:rsidRPr="00291C43">
        <w:rPr>
          <w:rFonts w:ascii="Times New Roman" w:hAnsi="Times New Roman" w:cs="Times New Roman"/>
          <w:sz w:val="20"/>
        </w:rPr>
        <w:t xml:space="preserve">drivers </w:t>
      </w:r>
      <w:r w:rsidR="00DC2055" w:rsidRPr="00291C43">
        <w:rPr>
          <w:rFonts w:ascii="Times New Roman" w:hAnsi="Times New Roman" w:cs="Times New Roman"/>
          <w:sz w:val="20"/>
        </w:rPr>
        <w:t xml:space="preserve">and </w:t>
      </w:r>
      <w:r w:rsidR="005B44BB" w:rsidRPr="00291C43">
        <w:rPr>
          <w:rFonts w:ascii="Times New Roman" w:hAnsi="Times New Roman" w:cs="Times New Roman"/>
          <w:sz w:val="20"/>
        </w:rPr>
        <w:t>the</w:t>
      </w:r>
      <w:r w:rsidR="002F0193" w:rsidRPr="00291C43">
        <w:rPr>
          <w:rFonts w:ascii="Times New Roman" w:hAnsi="Times New Roman" w:cs="Times New Roman"/>
          <w:sz w:val="20"/>
        </w:rPr>
        <w:t xml:space="preserve">ir </w:t>
      </w:r>
      <w:r w:rsidR="00DC2055" w:rsidRPr="00291C43">
        <w:rPr>
          <w:rFonts w:ascii="Times New Roman" w:hAnsi="Times New Roman" w:cs="Times New Roman"/>
          <w:sz w:val="20"/>
        </w:rPr>
        <w:t xml:space="preserve">dependence </w:t>
      </w:r>
      <w:r w:rsidR="002F0193" w:rsidRPr="00291C43">
        <w:rPr>
          <w:rFonts w:ascii="Times New Roman" w:hAnsi="Times New Roman" w:cs="Times New Roman"/>
          <w:sz w:val="20"/>
        </w:rPr>
        <w:t xml:space="preserve">on </w:t>
      </w:r>
      <w:r w:rsidR="00C904F3" w:rsidRPr="00291C43">
        <w:rPr>
          <w:rFonts w:ascii="Times New Roman" w:hAnsi="Times New Roman" w:cs="Times New Roman"/>
          <w:sz w:val="20"/>
        </w:rPr>
        <w:t xml:space="preserve">the underlying ecological structure of </w:t>
      </w:r>
      <w:r w:rsidR="002F0193" w:rsidRPr="00291C43">
        <w:rPr>
          <w:rFonts w:ascii="Times New Roman" w:hAnsi="Times New Roman" w:cs="Times New Roman"/>
          <w:sz w:val="20"/>
        </w:rPr>
        <w:t>a setting.</w:t>
      </w:r>
      <w:r w:rsidR="005B44BB" w:rsidRPr="00291C43">
        <w:rPr>
          <w:rFonts w:ascii="Times New Roman" w:hAnsi="Times New Roman" w:cs="Times New Roman"/>
          <w:sz w:val="20"/>
        </w:rPr>
        <w:t xml:space="preserve"> Here we </w:t>
      </w:r>
      <w:r w:rsidR="0019186A" w:rsidRPr="00291C43">
        <w:rPr>
          <w:rFonts w:ascii="Times New Roman" w:hAnsi="Times New Roman" w:cs="Times New Roman"/>
          <w:sz w:val="20"/>
        </w:rPr>
        <w:t xml:space="preserve">collate a data set of </w:t>
      </w:r>
      <w:r w:rsidR="005B44BB" w:rsidRPr="00291C43">
        <w:rPr>
          <w:rFonts w:ascii="Times New Roman" w:hAnsi="Times New Roman" w:cs="Times New Roman"/>
          <w:sz w:val="20"/>
        </w:rPr>
        <w:t>temporally disaggregated mosquito catch data from across the Indian subcontinent in order to better understand these dynamics and the factors shaping them.</w:t>
      </w:r>
      <w:r w:rsidR="00291C43">
        <w:rPr>
          <w:rFonts w:ascii="Times New Roman" w:hAnsi="Times New Roman" w:cs="Times New Roman"/>
          <w:sz w:val="20"/>
        </w:rPr>
        <w:t xml:space="preserve"> </w:t>
      </w:r>
      <w:r w:rsidR="00291C43" w:rsidRPr="00291C43">
        <w:rPr>
          <w:rFonts w:ascii="Times New Roman" w:hAnsi="Times New Roman" w:cs="Times New Roman"/>
          <w:sz w:val="20"/>
        </w:rPr>
        <w:t>Our analyses reveal pronounced heterogeneity in mosquito population dynamics, both within (across different locations) and between (in the same location) species.</w:t>
      </w:r>
      <w:r w:rsidR="00291C43">
        <w:rPr>
          <w:rFonts w:ascii="Times New Roman" w:hAnsi="Times New Roman" w:cs="Times New Roman"/>
          <w:sz w:val="20"/>
        </w:rPr>
        <w:t xml:space="preserve"> </w:t>
      </w:r>
      <w:r w:rsidR="00490D88">
        <w:rPr>
          <w:rFonts w:ascii="Times New Roman" w:hAnsi="Times New Roman" w:cs="Times New Roman"/>
          <w:sz w:val="20"/>
        </w:rPr>
        <w:t xml:space="preserve">We show that this despite this variation, the collated time series </w:t>
      </w:r>
      <w:r w:rsidR="00291C43" w:rsidRPr="00291C43">
        <w:rPr>
          <w:rFonts w:ascii="Times New Roman" w:hAnsi="Times New Roman" w:cs="Times New Roman"/>
          <w:sz w:val="20"/>
        </w:rPr>
        <w:t xml:space="preserve">can be </w:t>
      </w:r>
      <w:r w:rsidR="00490D88">
        <w:rPr>
          <w:rFonts w:ascii="Times New Roman" w:hAnsi="Times New Roman" w:cs="Times New Roman"/>
          <w:sz w:val="20"/>
        </w:rPr>
        <w:t xml:space="preserve">categorised </w:t>
      </w:r>
      <w:r w:rsidR="00D265D9" w:rsidRPr="00291C43">
        <w:rPr>
          <w:rFonts w:ascii="Times New Roman" w:hAnsi="Times New Roman" w:cs="Times New Roman"/>
          <w:sz w:val="20"/>
        </w:rPr>
        <w:t>into a small number of</w:t>
      </w:r>
      <w:r w:rsidR="0019186A" w:rsidRPr="00291C43">
        <w:rPr>
          <w:rFonts w:ascii="Times New Roman" w:hAnsi="Times New Roman" w:cs="Times New Roman"/>
          <w:sz w:val="20"/>
        </w:rPr>
        <w:t xml:space="preserve"> </w:t>
      </w:r>
      <w:r w:rsidR="00291C43">
        <w:rPr>
          <w:rFonts w:ascii="Times New Roman" w:hAnsi="Times New Roman" w:cs="Times New Roman"/>
          <w:sz w:val="20"/>
        </w:rPr>
        <w:t xml:space="preserve">clusters characterised by </w:t>
      </w:r>
      <w:r w:rsidR="00C6057D">
        <w:rPr>
          <w:rFonts w:ascii="Times New Roman" w:hAnsi="Times New Roman" w:cs="Times New Roman"/>
          <w:sz w:val="20"/>
        </w:rPr>
        <w:t>distinct</w:t>
      </w:r>
      <w:r w:rsidR="00291C43">
        <w:rPr>
          <w:rFonts w:ascii="Times New Roman" w:hAnsi="Times New Roman" w:cs="Times New Roman"/>
          <w:sz w:val="20"/>
        </w:rPr>
        <w:t xml:space="preserve"> temporal properties – analyses</w:t>
      </w:r>
      <w:r w:rsidR="00C904F3" w:rsidRPr="00291C43">
        <w:rPr>
          <w:rFonts w:ascii="Times New Roman" w:hAnsi="Times New Roman" w:cs="Times New Roman"/>
          <w:sz w:val="20"/>
        </w:rPr>
        <w:t xml:space="preserve"> </w:t>
      </w:r>
      <w:r w:rsidR="00D265D9" w:rsidRPr="00291C43">
        <w:rPr>
          <w:rFonts w:ascii="Times New Roman" w:hAnsi="Times New Roman" w:cs="Times New Roman"/>
          <w:sz w:val="20"/>
        </w:rPr>
        <w:t>of these clusters</w:t>
      </w:r>
      <w:r w:rsidRPr="00291C43">
        <w:rPr>
          <w:rFonts w:ascii="Times New Roman" w:hAnsi="Times New Roman" w:cs="Times New Roman"/>
          <w:sz w:val="20"/>
        </w:rPr>
        <w:t xml:space="preserve"> u</w:t>
      </w:r>
      <w:r w:rsidR="00C904F3" w:rsidRPr="00291C43">
        <w:rPr>
          <w:rFonts w:ascii="Times New Roman" w:hAnsi="Times New Roman" w:cs="Times New Roman"/>
          <w:sz w:val="20"/>
        </w:rPr>
        <w:t>sing</w:t>
      </w:r>
      <w:r w:rsidR="00BA2611" w:rsidRPr="00291C43">
        <w:rPr>
          <w:rFonts w:ascii="Times New Roman" w:hAnsi="Times New Roman" w:cs="Times New Roman"/>
          <w:sz w:val="20"/>
        </w:rPr>
        <w:t xml:space="preserve"> a</w:t>
      </w:r>
      <w:r w:rsidR="00C904F3" w:rsidRPr="00291C43">
        <w:rPr>
          <w:rFonts w:ascii="Times New Roman" w:hAnsi="Times New Roman" w:cs="Times New Roman"/>
          <w:sz w:val="20"/>
        </w:rPr>
        <w:t xml:space="preserve"> multinomial logistic regression-based approach</w:t>
      </w:r>
      <w:r w:rsidR="0019186A" w:rsidRPr="00291C43">
        <w:rPr>
          <w:rFonts w:ascii="Times New Roman" w:hAnsi="Times New Roman" w:cs="Times New Roman"/>
          <w:sz w:val="20"/>
        </w:rPr>
        <w:t xml:space="preserve"> </w:t>
      </w:r>
      <w:r w:rsidR="000E315C">
        <w:rPr>
          <w:rFonts w:ascii="Times New Roman" w:hAnsi="Times New Roman" w:cs="Times New Roman"/>
          <w:sz w:val="20"/>
        </w:rPr>
        <w:t xml:space="preserve">highlights that </w:t>
      </w:r>
      <w:r w:rsidR="000E315C" w:rsidRPr="00291C43">
        <w:rPr>
          <w:rFonts w:ascii="Times New Roman" w:hAnsi="Times New Roman" w:cs="Times New Roman"/>
          <w:sz w:val="20"/>
        </w:rPr>
        <w:t xml:space="preserve">a complex interplay </w:t>
      </w:r>
      <w:r w:rsidR="00C6057D">
        <w:rPr>
          <w:rFonts w:ascii="Times New Roman" w:hAnsi="Times New Roman" w:cs="Times New Roman"/>
          <w:sz w:val="20"/>
        </w:rPr>
        <w:t>of</w:t>
      </w:r>
      <w:r w:rsidR="000E315C" w:rsidRPr="00291C43">
        <w:rPr>
          <w:rFonts w:ascii="Times New Roman" w:hAnsi="Times New Roman" w:cs="Times New Roman"/>
          <w:sz w:val="20"/>
        </w:rPr>
        <w:t xml:space="preserve"> species</w:t>
      </w:r>
      <w:r w:rsidR="000E315C">
        <w:rPr>
          <w:rFonts w:ascii="Times New Roman" w:hAnsi="Times New Roman" w:cs="Times New Roman"/>
          <w:sz w:val="20"/>
        </w:rPr>
        <w:t>-specific factors</w:t>
      </w:r>
      <w:r w:rsidR="000E315C" w:rsidRPr="00291C43">
        <w:rPr>
          <w:rFonts w:ascii="Times New Roman" w:hAnsi="Times New Roman" w:cs="Times New Roman"/>
          <w:sz w:val="20"/>
        </w:rPr>
        <w:t xml:space="preserve"> and the ecological structure of the local environment</w:t>
      </w:r>
      <w:r w:rsidR="000E315C">
        <w:rPr>
          <w:rFonts w:ascii="Times New Roman" w:hAnsi="Times New Roman" w:cs="Times New Roman"/>
          <w:sz w:val="20"/>
        </w:rPr>
        <w:t xml:space="preserve"> shape </w:t>
      </w:r>
      <w:r w:rsidR="000E315C" w:rsidRPr="00291C43">
        <w:rPr>
          <w:rFonts w:ascii="Times New Roman" w:hAnsi="Times New Roman" w:cs="Times New Roman"/>
          <w:sz w:val="20"/>
        </w:rPr>
        <w:t>the temporal dynamics (including timing and extent of seasonality) of mosquito populations</w:t>
      </w:r>
      <w:r w:rsidR="000E315C">
        <w:rPr>
          <w:rFonts w:ascii="Times New Roman" w:hAnsi="Times New Roman" w:cs="Times New Roman"/>
          <w:sz w:val="20"/>
        </w:rPr>
        <w:t xml:space="preserve">. </w:t>
      </w:r>
      <w:r w:rsidR="00C904F3" w:rsidRPr="00291C43">
        <w:rPr>
          <w:rFonts w:ascii="Times New Roman" w:hAnsi="Times New Roman" w:cs="Times New Roman"/>
          <w:sz w:val="20"/>
        </w:rPr>
        <w:t>The results of these analyses are then integrated</w:t>
      </w:r>
      <w:r w:rsidR="00D265D9" w:rsidRPr="00291C43">
        <w:rPr>
          <w:rFonts w:ascii="Times New Roman" w:hAnsi="Times New Roman" w:cs="Times New Roman"/>
          <w:sz w:val="20"/>
        </w:rPr>
        <w:t xml:space="preserve"> with spatial predictions of species presence/absence in order to generate predictive maps of mosquito population seasonality across India, </w:t>
      </w:r>
      <w:r w:rsidR="00C904F3" w:rsidRPr="00291C43">
        <w:rPr>
          <w:rFonts w:ascii="Times New Roman" w:hAnsi="Times New Roman" w:cs="Times New Roman"/>
          <w:sz w:val="20"/>
        </w:rPr>
        <w:t>to inform the planning and timing of control efforts.</w:t>
      </w:r>
    </w:p>
    <w:p w14:paraId="0CAA2C6D" w14:textId="0C83CF3E" w:rsidR="00C60ED1" w:rsidRDefault="00C60ED1" w:rsidP="00291C43">
      <w:pPr>
        <w:spacing w:after="0" w:line="360" w:lineRule="auto"/>
        <w:jc w:val="both"/>
        <w:rPr>
          <w:rFonts w:ascii="Times New Roman" w:hAnsi="Times New Roman" w:cs="Times New Roman"/>
        </w:rPr>
      </w:pPr>
      <w:r>
        <w:rPr>
          <w:rFonts w:ascii="Times New Roman" w:hAnsi="Times New Roman" w:cs="Times New Roman"/>
        </w:rPr>
        <w:br w:type="page"/>
      </w:r>
    </w:p>
    <w:p w14:paraId="77771448" w14:textId="77777777" w:rsidR="00C06A62" w:rsidRPr="004674F6" w:rsidRDefault="005746BE" w:rsidP="00CA50F2">
      <w:pPr>
        <w:spacing w:line="360" w:lineRule="auto"/>
        <w:jc w:val="both"/>
        <w:rPr>
          <w:rFonts w:ascii="Times New Roman" w:hAnsi="Times New Roman" w:cs="Times New Roman"/>
          <w:b/>
          <w:sz w:val="28"/>
        </w:rPr>
      </w:pPr>
      <w:commentRangeStart w:id="3"/>
      <w:r w:rsidRPr="004674F6">
        <w:rPr>
          <w:rFonts w:ascii="Times New Roman" w:hAnsi="Times New Roman" w:cs="Times New Roman"/>
          <w:b/>
          <w:sz w:val="28"/>
        </w:rPr>
        <w:lastRenderedPageBreak/>
        <w:t>Background</w:t>
      </w:r>
      <w:commentRangeEnd w:id="3"/>
      <w:r w:rsidR="002F18FA">
        <w:rPr>
          <w:rStyle w:val="CommentReference"/>
        </w:rPr>
        <w:commentReference w:id="3"/>
      </w:r>
    </w:p>
    <w:p w14:paraId="20FCB0CA" w14:textId="6D68A7CE" w:rsidR="006E3412" w:rsidRDefault="00C06A62" w:rsidP="00CA50F2">
      <w:pPr>
        <w:spacing w:line="360" w:lineRule="auto"/>
        <w:jc w:val="both"/>
        <w:rPr>
          <w:rFonts w:ascii="Times New Roman" w:hAnsi="Times New Roman" w:cs="Times New Roman"/>
        </w:rPr>
      </w:pPr>
      <w:r w:rsidRPr="006D420F">
        <w:rPr>
          <w:rFonts w:ascii="Times New Roman" w:hAnsi="Times New Roman" w:cs="Times New Roman"/>
        </w:rPr>
        <w:t>Responsible for an estimated 2</w:t>
      </w:r>
      <w:r w:rsidR="00AD34E3">
        <w:rPr>
          <w:rFonts w:ascii="Times New Roman" w:hAnsi="Times New Roman" w:cs="Times New Roman"/>
        </w:rPr>
        <w:t>28</w:t>
      </w:r>
      <w:r w:rsidRPr="006D420F">
        <w:rPr>
          <w:rFonts w:ascii="Times New Roman" w:hAnsi="Times New Roman" w:cs="Times New Roman"/>
        </w:rPr>
        <w:t xml:space="preserve"> million cases and 4</w:t>
      </w:r>
      <w:r w:rsidR="00AD34E3">
        <w:rPr>
          <w:rFonts w:ascii="Times New Roman" w:hAnsi="Times New Roman" w:cs="Times New Roman"/>
        </w:rPr>
        <w:t>05</w:t>
      </w:r>
      <w:r w:rsidRPr="006D420F">
        <w:rPr>
          <w:rFonts w:ascii="Times New Roman" w:hAnsi="Times New Roman" w:cs="Times New Roman"/>
        </w:rPr>
        <w:t>,000 deaths in 201</w:t>
      </w:r>
      <w:r w:rsidR="00AD34E3">
        <w:rPr>
          <w:rFonts w:ascii="Times New Roman" w:hAnsi="Times New Roman" w:cs="Times New Roman"/>
        </w:rPr>
        <w:t>8</w:t>
      </w:r>
      <w:r w:rsidRPr="006D420F">
        <w:rPr>
          <w:rFonts w:ascii="Times New Roman" w:hAnsi="Times New Roman" w:cs="Times New Roman"/>
        </w:rPr>
        <w:fldChar w:fldCharType="begin" w:fldLock="1"/>
      </w:r>
      <w:r w:rsidR="00DA633F" w:rsidRPr="006D420F">
        <w:rPr>
          <w:rFonts w:ascii="Times New Roman" w:hAnsi="Times New Roman" w:cs="Times New Roman"/>
        </w:rPr>
        <w:instrText>ADDIN CSL_CITATION {"citationItems":[{"id":"ITEM-1","itemData":{"author":[{"dropping-particle":"","family":"World Health Organization","given":"","non-dropping-particle":"","parse-names":false,"suffix":""}],"container-title":"WHO","id":"ITEM-1","issued":{"date-parts":[["2017"]]},"publisher":"World Health Organization","title":"WHO | World Malaria Report 2016","type":"article-journal"},"uris":["http://www.mendeley.com/documents/?uuid=93ed311e-144d-30ad-bb26-fc08c0afbf70"]}],"mendeley":{"formattedCitation":"&lt;sup&gt;1&lt;/sup&gt;","plainTextFormattedCitation":"1","previouslyFormattedCitation":"&lt;sup&gt;1&lt;/sup&gt;"},"properties":{"noteIndex":0},"schema":"https://github.com/citation-style-language/schema/raw/master/csl-citation.json"}</w:instrText>
      </w:r>
      <w:r w:rsidRPr="006D420F">
        <w:rPr>
          <w:rFonts w:ascii="Times New Roman" w:hAnsi="Times New Roman" w:cs="Times New Roman"/>
        </w:rPr>
        <w:fldChar w:fldCharType="separate"/>
      </w:r>
      <w:r w:rsidRPr="006D420F">
        <w:rPr>
          <w:rFonts w:ascii="Times New Roman" w:hAnsi="Times New Roman" w:cs="Times New Roman"/>
          <w:noProof/>
          <w:vertAlign w:val="superscript"/>
        </w:rPr>
        <w:t>1</w:t>
      </w:r>
      <w:r w:rsidRPr="006D420F">
        <w:rPr>
          <w:rFonts w:ascii="Times New Roman" w:hAnsi="Times New Roman" w:cs="Times New Roman"/>
        </w:rPr>
        <w:fldChar w:fldCharType="end"/>
      </w:r>
      <w:r w:rsidRPr="006D420F">
        <w:rPr>
          <w:rFonts w:ascii="Times New Roman" w:hAnsi="Times New Roman" w:cs="Times New Roman"/>
        </w:rPr>
        <w:t>, malaria</w:t>
      </w:r>
      <w:r w:rsidR="009838C3" w:rsidRPr="006D420F">
        <w:rPr>
          <w:rFonts w:ascii="Times New Roman" w:hAnsi="Times New Roman" w:cs="Times New Roman"/>
        </w:rPr>
        <w:t xml:space="preserve"> </w:t>
      </w:r>
      <w:r w:rsidRPr="006D420F">
        <w:rPr>
          <w:rFonts w:ascii="Times New Roman" w:hAnsi="Times New Roman" w:cs="Times New Roman"/>
        </w:rPr>
        <w:t>represents one of the most serious infectious diseases globally</w:t>
      </w:r>
      <w:r w:rsidRPr="006D420F">
        <w:rPr>
          <w:rFonts w:ascii="Times New Roman" w:hAnsi="Times New Roman" w:cs="Times New Roman"/>
        </w:rPr>
        <w:fldChar w:fldCharType="begin" w:fldLock="1"/>
      </w:r>
      <w:r w:rsidR="00DA633F" w:rsidRPr="006D420F">
        <w:rPr>
          <w:rFonts w:ascii="Times New Roman" w:hAnsi="Times New Roman" w:cs="Times New Roman"/>
        </w:rPr>
        <w:instrText>ADDIN CSL_CITATION {"citationItems":[{"id":"ITEM-1","itemData":{"DOI":"10.1038/nrdp.2017.50","ISSN":"2056-676X","abstract":"&lt;p&gt;Malaria is a mosquito-transmitted infection that affects more than 200 million people worldwide, with the highest morbidity and mortality in Africa. Elimination, through vector control approaches and chemoprevention, is within reach, but is threatened by the emergence of&amp;hellip;&lt;/p&gt;","author":[{"dropping-particle":"","family":"Phillips","given":"Margaret A.","non-dropping-particle":"","parse-names":false,"suffix":""},{"dropping-particle":"","family":"Burrows","given":"Jeremy N.","non-dropping-particle":"","parse-names":false,"suffix":""},{"dropping-particle":"","family":"Manyando","given":"Christine","non-dropping-particle":"","parse-names":false,"suffix":""},{"dropping-particle":"","family":"Huijsduijnen","given":"Rob Hooft","non-dropping-particle":"van","parse-names":false,"suffix":""},{"dropping-particle":"","family":"Voorhis","given":"Wesley C.","non-dropping-particle":"Van","parse-names":false,"suffix":""},{"dropping-particle":"","family":"Wells","given":"Timothy N. C.","non-dropping-particle":"","parse-names":false,"suffix":""}],"container-title":"Nature Reviews Disease Primers","id":"ITEM-1","issued":{"date-parts":[["2017","8","3"]]},"page":"17050","publisher":"Nature Publishing Group","title":"Malaria","type":"article-journal","volume":"3"},"uris":["http://www.mendeley.com/documents/?uuid=3449757e-9315-3fd7-8bf1-33ca9fa6df86"]}],"mendeley":{"formattedCitation":"&lt;sup&gt;2&lt;/sup&gt;","plainTextFormattedCitation":"2","previouslyFormattedCitation":"&lt;sup&gt;2&lt;/sup&gt;"},"properties":{"noteIndex":0},"schema":"https://github.com/citation-style-language/schema/raw/master/csl-citation.json"}</w:instrText>
      </w:r>
      <w:r w:rsidRPr="006D420F">
        <w:rPr>
          <w:rFonts w:ascii="Times New Roman" w:hAnsi="Times New Roman" w:cs="Times New Roman"/>
        </w:rPr>
        <w:fldChar w:fldCharType="separate"/>
      </w:r>
      <w:r w:rsidRPr="006D420F">
        <w:rPr>
          <w:rFonts w:ascii="Times New Roman" w:hAnsi="Times New Roman" w:cs="Times New Roman"/>
          <w:noProof/>
          <w:vertAlign w:val="superscript"/>
        </w:rPr>
        <w:t>2</w:t>
      </w:r>
      <w:r w:rsidRPr="006D420F">
        <w:rPr>
          <w:rFonts w:ascii="Times New Roman" w:hAnsi="Times New Roman" w:cs="Times New Roman"/>
        </w:rPr>
        <w:fldChar w:fldCharType="end"/>
      </w:r>
      <w:r w:rsidR="000D739F">
        <w:rPr>
          <w:rFonts w:ascii="Times New Roman" w:hAnsi="Times New Roman" w:cs="Times New Roman"/>
        </w:rPr>
        <w:t>.</w:t>
      </w:r>
      <w:r w:rsidRPr="006D420F">
        <w:rPr>
          <w:rFonts w:ascii="Times New Roman" w:hAnsi="Times New Roman" w:cs="Times New Roman"/>
        </w:rPr>
        <w:t xml:space="preserve"> </w:t>
      </w:r>
      <w:r w:rsidR="00E14F68">
        <w:rPr>
          <w:rFonts w:ascii="Times New Roman" w:hAnsi="Times New Roman" w:cs="Times New Roman"/>
        </w:rPr>
        <w:t xml:space="preserve">Nineteen countries in sub-Saharan Africa along with India </w:t>
      </w:r>
      <w:r w:rsidR="00D57305">
        <w:rPr>
          <w:rFonts w:ascii="Times New Roman" w:hAnsi="Times New Roman" w:cs="Times New Roman"/>
        </w:rPr>
        <w:t>account for almost 85% of the global malaria burden</w:t>
      </w:r>
      <w:r w:rsidR="00FF13C2">
        <w:rPr>
          <w:rFonts w:ascii="Times New Roman" w:hAnsi="Times New Roman" w:cs="Times New Roman"/>
        </w:rPr>
        <w:fldChar w:fldCharType="begin" w:fldLock="1"/>
      </w:r>
      <w:r w:rsidR="006E0AAB">
        <w:rPr>
          <w:rFonts w:ascii="Times New Roman" w:hAnsi="Times New Roman" w:cs="Times New Roman"/>
        </w:rPr>
        <w:instrText>ADDIN CSL_CITATION {"citationItems":[{"id":"ITEM-1","itemData":{"URL":"https://www.who.int/news-room/feature-stories/detail/world-malaria-report-2019","accessed":{"date-parts":[["2019","12","24"]]},"id":"ITEM-1","issued":{"date-parts":[["0"]]},"title":"World malaria report 2019","type":"webpage"},"uris":["http://www.mendeley.com/documents/?uuid=8dc5e1d1-ef02-377e-bcc0-e01ad8eadb1a"]}],"mendeley":{"formattedCitation":"&lt;sup&gt;3&lt;/sup&gt;","plainTextFormattedCitation":"3","previouslyFormattedCitation":"&lt;sup&gt;3&lt;/sup&gt;"},"properties":{"noteIndex":0},"schema":"https://github.com/citation-style-language/schema/raw/master/csl-citation.json"}</w:instrText>
      </w:r>
      <w:r w:rsidR="00FF13C2">
        <w:rPr>
          <w:rFonts w:ascii="Times New Roman" w:hAnsi="Times New Roman" w:cs="Times New Roman"/>
        </w:rPr>
        <w:fldChar w:fldCharType="separate"/>
      </w:r>
      <w:r w:rsidR="00FF13C2" w:rsidRPr="00FF13C2">
        <w:rPr>
          <w:rFonts w:ascii="Times New Roman" w:hAnsi="Times New Roman" w:cs="Times New Roman"/>
          <w:noProof/>
          <w:vertAlign w:val="superscript"/>
        </w:rPr>
        <w:t>3</w:t>
      </w:r>
      <w:r w:rsidR="00FF13C2">
        <w:rPr>
          <w:rFonts w:ascii="Times New Roman" w:hAnsi="Times New Roman" w:cs="Times New Roman"/>
        </w:rPr>
        <w:fldChar w:fldCharType="end"/>
      </w:r>
      <w:r w:rsidR="00D57305">
        <w:rPr>
          <w:rFonts w:ascii="Times New Roman" w:hAnsi="Times New Roman" w:cs="Times New Roman"/>
        </w:rPr>
        <w:t xml:space="preserve">, with </w:t>
      </w:r>
      <w:r w:rsidR="00D57305">
        <w:rPr>
          <w:rFonts w:ascii="Times New Roman" w:hAnsi="Times New Roman" w:cs="Times New Roman"/>
          <w:i/>
        </w:rPr>
        <w:t>Plasmodium falciparum</w:t>
      </w:r>
      <w:r w:rsidR="00D57305">
        <w:rPr>
          <w:rFonts w:ascii="Times New Roman" w:hAnsi="Times New Roman" w:cs="Times New Roman"/>
        </w:rPr>
        <w:t xml:space="preserve"> most prevalent in African settings, and India alone accounting for almost 50% of the global </w:t>
      </w:r>
      <w:r w:rsidR="00D57305">
        <w:rPr>
          <w:rFonts w:ascii="Times New Roman" w:hAnsi="Times New Roman" w:cs="Times New Roman"/>
          <w:i/>
        </w:rPr>
        <w:t>Plasmodium vivax</w:t>
      </w:r>
      <w:r w:rsidR="00D57305">
        <w:rPr>
          <w:rFonts w:ascii="Times New Roman" w:hAnsi="Times New Roman" w:cs="Times New Roman"/>
        </w:rPr>
        <w:t xml:space="preserve"> burden</w:t>
      </w:r>
      <w:r w:rsidR="006E0AAB">
        <w:rPr>
          <w:rFonts w:ascii="Times New Roman" w:hAnsi="Times New Roman" w:cs="Times New Roman"/>
        </w:rPr>
        <w:fldChar w:fldCharType="begin" w:fldLock="1"/>
      </w:r>
      <w:r w:rsidR="006E0AAB">
        <w:rPr>
          <w:rFonts w:ascii="Times New Roman" w:hAnsi="Times New Roman" w:cs="Times New Roman"/>
        </w:rPr>
        <w:instrText>ADDIN CSL_CITATION {"citationItems":[{"id":"ITEM-1","itemData":{"DOI":"10.1016/S0140-6736(19)31096-7","ISSN":"1474547X","abstract":"Background: Plasmodium vivax exacts a significant toll on health worldwide, yet few efforts to date have quantified the extent and temporal trends of its global distribution. Given the challenges associated with the proper diagnosis and treatment of P vivax, national malaria programmes—particularly those pursuing malaria elimination strategies—require up to date assessments of P vivax endemicity and disease impact. This study presents the first global maps of P vivax clinical burden from 2000 to 2017. Methods: In this spatial and temporal modelling study, we adjusted routine malariometric surveillance data for known biases and used socioeconomic indicators to generate time series of the clinical burden of P vivax. These data informed Bayesian geospatial models, which produced fine-scale predictions of P vivax clinical incidence and infection prevalence over time. Within sub-Saharan Africa, where routine surveillance for P vivax is not standard practice, we combined predicted surfaces of Plasmodium falciparum with country-specific ratios of P vivax to P falciparum. These results were combined with surveillance-based outputs outside of Africa to generate global maps. Findings: We present the first high-resolution maps of P vivax burden. These results are combined with those for P falciparum (published separately) to form the malaria estimates for the Global Burden of Disease 2017 study. The burden of P vivax malaria decreased by 41·6%, from 24·5 million cases (95% uncertainty interval 22·5–27·0) in 2000 to 14·3 million cases (13·7–15·0) in 2017. The Americas had a reduction of 56·8% (47·6–67·0) in total cases since 2000, while South-East Asia recorded declines of 50·5% (50·3–50·6) and the Western Pacific regions recorded declines of 51·3% (48·0–55·4). Europe achieved zero P vivax cases during the study period. Nonetheless, rates of decline have stalled in the past five years for many countries, with particular increases noted in regions affected by political and economic instability. Interpretation: Our study highlights important spatial and temporal patterns in the clinical burden and prevalence of P vivax. Amid substantial progress worldwide, plateauing gains and areas of increased burden signal the potential for challenges that are greater than expected on the road to malaria elimination. These results support global monitoring systems and can inform the optimisation of diagnosis and treatment where P vivax has most impact. Funding: Bill &amp; Melinda Gate…","author":[{"dropping-particle":"","family":"Battle","given":"Katherine E.","non-dropping-particle":"","parse-names":false,"suffix":""},{"dropping-particle":"","family":"Lucas","given":"Tim C.D.","non-dropping-particle":"","parse-names":false,"suffix":""},{"dropping-particle":"","family":"Nguyen","given":"Michele","non-dropping-particle":"","parse-names":false,"suffix":""},{"dropping-particle":"","family":"Howes","given":"Rosalind E.","non-dropping-particle":"","parse-names":false,"suffix":""},{"dropping-particle":"","family":"Nandi","given":"Anita K.","non-dropping-particle":"","parse-names":false,"suffix":""},{"dropping-particle":"","family":"Twohig","given":"Katherine A.","non-dropping-particle":"","parse-names":false,"suffix":""},{"dropping-particle":"","family":"Pfeffer","given":"Daniel A.","non-dropping-particle":"","parse-names":false,"suffix":""},{"dropping-particle":"","family":"Cameron","given":"Ewan","non-dropping-particle":"","parse-names":false,"suffix":""},{"dropping-particle":"","family":"Rao","given":"Puja C.","non-dropping-particle":"","parse-names":false,"suffix":""},{"dropping-particle":"","family":"Casey","given":"Daniel","non-dropping-particle":"","parse-names":false,"suffix":""},{"dropping-particle":"","family":"Gibson","given":"Harry S.","non-dropping-particle":"","parse-names":false,"suffix":""},{"dropping-particle":"","family":"Rozier","given":"Jennifer A.","non-dropping-particle":"","parse-names":false,"suffix":""},{"dropping-particle":"","family":"Dalrymple","given":"Ursula","non-dropping-particle":"","parse-names":false,"suffix":""},{"dropping-particle":"","family":"Keddie","given":"Suzanne H.","non-dropping-particle":"","parse-names":false,"suffix":""},{"dropping-particle":"","family":"Collins","given":"Emma L.","non-dropping-particle":"","parse-names":false,"suffix":""},{"dropping-particle":"","family":"Harris","given":"Joseph R.","non-dropping-particle":"","parse-names":false,"suffix":""},{"dropping-particle":"","family":"Guerra","given":"Carlos A.","non-dropping-particle":"","parse-names":false,"suffix":""},{"dropping-particle":"","family":"Thorn","given":"Michael P.","non-dropping-particle":"","parse-names":false,"suffix":""},{"dropping-particle":"","family":"Bisanzio","given":"D.","non-dropping-particle":"","parse-names":false,"suffix":""},{"dropping-particle":"","family":"Fullman","given":"N.","non-dropping-particle":"","parse-names":false,"suffix":""},{"dropping-particle":"","family":"Huynh","given":"Chantal K.","non-dropping-particle":"","parse-names":false,"suffix":""},{"dropping-particle":"","family":"Kulikoff","given":"Xie","non-dropping-particle":"","parse-names":false,"suffix":""},{"dropping-particle":"","family":"Kutz","given":"Michael J.","non-dropping-particle":"","parse-names":false,"suffix":""},{"dropping-particle":"","family":"Lopez","given":"Alan D.","non-dropping-particle":"","parse-names":false,"suffix":""},{"dropping-particle":"","family":"Mokdad","given":"A. H.","non-dropping-particle":"","parse-names":false,"suffix":""},{"dropping-particle":"","family":"Naghavi","given":"Mohsen","non-dropping-particle":"","parse-names":false,"suffix":""},{"dropping-particle":"","family":"Nguyen","given":"G.","non-dropping-particle":"","parse-names":false,"suffix":""},{"dropping-particle":"","family":"Shackelford","given":"Katya Anne","non-dropping-particle":"","parse-names":false,"suffix":""},{"dropping-particle":"","family":"Vos","given":"Theo","non-dropping-particle":"","parse-names":false,"suffix":""},{"dropping-particle":"","family":"Wang","given":"Haidong","non-dropping-particle":"","parse-names":false,"suffix":""},{"dropping-particle":"","family":"Lim","given":"Stephen S.","non-dropping-particle":"","parse-names":false,"suffix":""},{"dropping-particle":"","family":"Murray","given":"Christopher J.L.","non-dropping-particle":"","parse-names":false,"suffix":""},{"dropping-particle":"","family":"Price","given":"R. N.","non-dropping-particle":"","parse-names":false,"suffix":""},{"dropping-particle":"","family":"Baird","given":"J. Kevin","non-dropping-particle":"","parse-names":false,"suffix":""},{"dropping-particle":"","family":"Smith","given":"David L.","non-dropping-particle":"","parse-names":false,"suffix":""},{"dropping-particle":"","family":"Bhatt","given":"S.","non-dropping-particle":"","parse-names":false,"suffix":""},{"dropping-particle":"","family":"Weiss","given":"Daniel J.","non-dropping-particle":"","parse-names":false,"suffix":""},{"dropping-particle":"","family":"Hay","given":"Simon I.","non-dropping-particle":"","parse-names":false,"suffix":""},{"dropping-particle":"","family":"Gething","given":"Peter W.","non-dropping-particle":"","parse-names":false,"suffix":""}],"container-title":"The Lancet","id":"ITEM-1","issue":"10195","issued":{"date-parts":[["2019","7","27"]]},"page":"332-343","publisher":"Lancet Publishing Group","title":"Mapping the global endemicity and clinical burden of Plasmodium vivax, 2000–17: a spatial and temporal modelling study","type":"article-journal","volume":"394"},"uris":["http://www.mendeley.com/documents/?uuid=e72b3ccb-a7a7-373b-ad84-7542bc1da7c6"]}],"mendeley":{"formattedCitation":"&lt;sup&gt;4&lt;/sup&gt;","plainTextFormattedCitation":"4","previouslyFormattedCitation":"&lt;sup&gt;4&lt;/sup&gt;"},"properties":{"noteIndex":0},"schema":"https://github.com/citation-style-language/schema/raw/master/csl-citation.json"}</w:instrText>
      </w:r>
      <w:r w:rsidR="006E0AAB">
        <w:rPr>
          <w:rFonts w:ascii="Times New Roman" w:hAnsi="Times New Roman" w:cs="Times New Roman"/>
        </w:rPr>
        <w:fldChar w:fldCharType="separate"/>
      </w:r>
      <w:r w:rsidR="006E0AAB" w:rsidRPr="006E0AAB">
        <w:rPr>
          <w:rFonts w:ascii="Times New Roman" w:hAnsi="Times New Roman" w:cs="Times New Roman"/>
          <w:noProof/>
          <w:vertAlign w:val="superscript"/>
        </w:rPr>
        <w:t>4</w:t>
      </w:r>
      <w:r w:rsidR="006E0AAB">
        <w:rPr>
          <w:rFonts w:ascii="Times New Roman" w:hAnsi="Times New Roman" w:cs="Times New Roman"/>
        </w:rPr>
        <w:fldChar w:fldCharType="end"/>
      </w:r>
      <w:r w:rsidR="00D57305">
        <w:rPr>
          <w:rFonts w:ascii="Times New Roman" w:hAnsi="Times New Roman" w:cs="Times New Roman"/>
        </w:rPr>
        <w:t xml:space="preserve">. </w:t>
      </w:r>
      <w:r w:rsidR="004F1EAC">
        <w:rPr>
          <w:rFonts w:ascii="Times New Roman" w:hAnsi="Times New Roman" w:cs="Times New Roman"/>
        </w:rPr>
        <w:t>Transmission of the</w:t>
      </w:r>
      <w:r w:rsidR="00D57305">
        <w:rPr>
          <w:rFonts w:ascii="Times New Roman" w:hAnsi="Times New Roman" w:cs="Times New Roman"/>
        </w:rPr>
        <w:t xml:space="preserve">se malaria causing parasites </w:t>
      </w:r>
      <w:r w:rsidR="004A5520">
        <w:rPr>
          <w:rFonts w:ascii="Times New Roman" w:hAnsi="Times New Roman" w:cs="Times New Roman"/>
        </w:rPr>
        <w:t xml:space="preserve">occurs </w:t>
      </w:r>
      <w:r w:rsidR="000D1A31">
        <w:rPr>
          <w:rFonts w:ascii="Times New Roman" w:hAnsi="Times New Roman" w:cs="Times New Roman"/>
        </w:rPr>
        <w:t xml:space="preserve">via </w:t>
      </w:r>
      <w:r w:rsidR="004A5520">
        <w:rPr>
          <w:rFonts w:ascii="Times New Roman" w:hAnsi="Times New Roman" w:cs="Times New Roman"/>
        </w:rPr>
        <w:t>mosquito</w:t>
      </w:r>
      <w:r w:rsidR="000D1A31">
        <w:rPr>
          <w:rFonts w:ascii="Times New Roman" w:hAnsi="Times New Roman" w:cs="Times New Roman"/>
        </w:rPr>
        <w:t xml:space="preserve"> vectors</w:t>
      </w:r>
      <w:r w:rsidR="004A5520">
        <w:rPr>
          <w:rFonts w:ascii="Times New Roman" w:hAnsi="Times New Roman" w:cs="Times New Roman"/>
        </w:rPr>
        <w:t xml:space="preserve"> belonging to the </w:t>
      </w:r>
      <w:r w:rsidR="004A5520">
        <w:rPr>
          <w:rFonts w:ascii="Times New Roman" w:hAnsi="Times New Roman" w:cs="Times New Roman"/>
          <w:i/>
        </w:rPr>
        <w:t xml:space="preserve">Anopheles </w:t>
      </w:r>
      <w:r w:rsidR="004A5520">
        <w:rPr>
          <w:rFonts w:ascii="Times New Roman" w:hAnsi="Times New Roman" w:cs="Times New Roman"/>
        </w:rPr>
        <w:t xml:space="preserve">genus. </w:t>
      </w:r>
      <w:r w:rsidR="004F1EAC" w:rsidRPr="001D0EB2">
        <w:rPr>
          <w:rFonts w:ascii="Times New Roman" w:hAnsi="Times New Roman" w:cs="Times New Roman"/>
        </w:rPr>
        <w:t xml:space="preserve">Of the 460 recognised </w:t>
      </w:r>
      <w:r w:rsidR="004A5520" w:rsidRPr="00DC2055">
        <w:rPr>
          <w:rFonts w:ascii="Times New Roman" w:hAnsi="Times New Roman" w:cs="Times New Roman"/>
        </w:rPr>
        <w:t>Anopheline</w:t>
      </w:r>
      <w:r w:rsidR="004A5520" w:rsidRPr="008A142B">
        <w:rPr>
          <w:rFonts w:ascii="Times New Roman" w:hAnsi="Times New Roman" w:cs="Times New Roman"/>
        </w:rPr>
        <w:t xml:space="preserve"> </w:t>
      </w:r>
      <w:r w:rsidR="004A5520">
        <w:rPr>
          <w:rFonts w:ascii="Times New Roman" w:hAnsi="Times New Roman" w:cs="Times New Roman"/>
        </w:rPr>
        <w:t>species</w:t>
      </w:r>
      <w:r w:rsidR="004F1EAC" w:rsidRPr="001D0EB2">
        <w:rPr>
          <w:rFonts w:ascii="Times New Roman" w:hAnsi="Times New Roman" w:cs="Times New Roman"/>
        </w:rPr>
        <w:t>, approximately 70 possess the capacity to transmit human malaria parasites</w:t>
      </w:r>
      <w:r w:rsidR="004F1EAC" w:rsidRPr="001D0EB2">
        <w:rPr>
          <w:rFonts w:ascii="Times New Roman" w:hAnsi="Times New Roman" w:cs="Times New Roman"/>
        </w:rPr>
        <w:fldChar w:fldCharType="begin" w:fldLock="1"/>
      </w:r>
      <w:r w:rsidR="006E0AAB">
        <w:rPr>
          <w:rFonts w:ascii="Times New Roman" w:hAnsi="Times New Roman" w:cs="Times New Roman"/>
        </w:rPr>
        <w:instrText>ADDIN CSL_CITATION {"citationItems":[{"id":"ITEM-1","itemData":{"ISBN":"1351449745","abstract":"4th ed. Description based upon print version of record.","author":[{"dropping-particle":"","family":"Warrell","given":"David A.","non-dropping-particle":"","parse-names":false,"suffix":""},{"dropping-particle":"","family":"Gilles","given":"Herbert M.","non-dropping-particle":"","parse-names":false,"suffix":""}],"id":"ITEM-1","issued":{"date-parts":[["2002"]]},"publisher":"CRC Press","title":"Essential Malariology","type":"book"},"uris":["http://www.mendeley.com/documents/?uuid=5588eb33-f08f-3421-bf56-a14d9aebf672"]},{"id":"ITEM-2","itemData":{"DOI":"10.1371/journal.pmed.1000209","ISSN":"1549-1676","abstract":"Simon Hay and colleagues describe how the Malaria Atlas Project has collated anopheline occurrence data to map the geographic distributions of the dominant mosquito vectors of human malaria.","author":[{"dropping-particle":"","family":"Hay","given":"Simon I.","non-dropping-particle":"","parse-names":false,"suffix":""},{"dropping-particle":"","family":"Sinka","given":"Marianne E.","non-dropping-particle":"","parse-names":false,"suffix":""},{"dropping-particle":"","family":"Okara","given":"Robi M.","non-dropping-particle":"","parse-names":false,"suffix":""},{"dropping-particle":"","family":"Kabaria","given":"Caroline W.","non-dropping-particle":"","parse-names":false,"suffix":""},{"dropping-particle":"","family":"Mbithi","given":"Philip M.","non-dropping-particle":"","parse-names":false,"suffix":""},{"dropping-particle":"","family":"Tago","given":"Carolynn C.","non-dropping-particle":"","parse-names":false,"suffix":""},{"dropping-particle":"","family":"Benz","given":"David","non-dropping-particle":"","parse-names":false,"suffix":""},{"dropping-particle":"","family":"Gething","given":"Peter W.","non-dropping-particle":"","parse-names":false,"suffix":""},{"dropping-particle":"","family":"Howes","given":"Rosalind E.","non-dropping-particle":"","parse-names":false,"suffix":""},{"dropping-particle":"","family":"Patil","given":"Anand P.","non-dropping-particle":"","parse-names":false,"suffix":""},{"dropping-particle":"","family":"Temperley","given":"William H.","non-dropping-particle":"","parse-names":false,"suffix":""},{"dropping-particle":"","family":"Bangs","given":"Michael J.","non-dropping-particle":"","parse-names":false,"suffix":""},{"dropping-particle":"","family":"Chareonviriyaphap","given":"Theeraphap","non-dropping-particle":"","parse-names":false,"suffix":""},{"dropping-particle":"","family":"Elyazar","given":"Iqbal R. F.","non-dropping-particle":"","parse-names":false,"suffix":""},{"dropping-particle":"","family":"Harbach","given":"Ralph E.","non-dropping-particle":"","parse-names":false,"suffix":""},{"dropping-particle":"","family":"Hemingway","given":"Janet","non-dropping-particle":"","parse-names":false,"suffix":""},{"dropping-particle":"","family":"Manguin","given":"Sylvie","non-dropping-particle":"","parse-names":false,"suffix":""},{"dropping-particle":"","family":"Mbogo","given":"Charles M.","non-dropping-particle":"","parse-names":false,"suffix":""},{"dropping-particle":"","family":"Rubio-Palis","given":"Yasmin","non-dropping-particle":"","parse-names":false,"suffix":""},{"dropping-particle":"","family":"Godfray","given":"H. Charles J","non-dropping-particle":"","parse-names":false,"suffix":""}],"container-title":"PLoS Medicine","id":"ITEM-2","issue":"2","issued":{"date-parts":[["2010","2","9"]]},"page":"e1000209","publisher":"Public Library of Science","title":"Developing Global Maps of the Dominant Anopheles Vectors of Human Malaria","type":"article-journal","volume":"7"},"uris":["http://www.mendeley.com/documents/?uuid=2223c76e-d633-3800-b6c7-ef9299c0c930"]}],"mendeley":{"formattedCitation":"&lt;sup&gt;5,6&lt;/sup&gt;","plainTextFormattedCitation":"5,6","previouslyFormattedCitation":"&lt;sup&gt;5,6&lt;/sup&gt;"},"properties":{"noteIndex":0},"schema":"https://github.com/citation-style-language/schema/raw/master/csl-citation.json"}</w:instrText>
      </w:r>
      <w:r w:rsidR="004F1EAC" w:rsidRPr="001D0EB2">
        <w:rPr>
          <w:rFonts w:ascii="Times New Roman" w:hAnsi="Times New Roman" w:cs="Times New Roman"/>
        </w:rPr>
        <w:fldChar w:fldCharType="separate"/>
      </w:r>
      <w:r w:rsidR="006E0AAB" w:rsidRPr="006E0AAB">
        <w:rPr>
          <w:rFonts w:ascii="Times New Roman" w:hAnsi="Times New Roman" w:cs="Times New Roman"/>
          <w:noProof/>
          <w:vertAlign w:val="superscript"/>
        </w:rPr>
        <w:t>5,6</w:t>
      </w:r>
      <w:r w:rsidR="004F1EAC" w:rsidRPr="001D0EB2">
        <w:rPr>
          <w:rFonts w:ascii="Times New Roman" w:hAnsi="Times New Roman" w:cs="Times New Roman"/>
        </w:rPr>
        <w:fldChar w:fldCharType="end"/>
      </w:r>
      <w:r w:rsidR="004F1EAC" w:rsidRPr="001D0EB2">
        <w:rPr>
          <w:rFonts w:ascii="Times New Roman" w:hAnsi="Times New Roman" w:cs="Times New Roman"/>
        </w:rPr>
        <w:t xml:space="preserve">. </w:t>
      </w:r>
      <w:r w:rsidR="004F1EAC">
        <w:rPr>
          <w:rFonts w:ascii="Times New Roman" w:hAnsi="Times New Roman" w:cs="Times New Roman"/>
        </w:rPr>
        <w:t xml:space="preserve">These </w:t>
      </w:r>
      <w:r w:rsidR="004F1EAC" w:rsidRPr="001D0EB2">
        <w:rPr>
          <w:rFonts w:ascii="Times New Roman" w:hAnsi="Times New Roman" w:cs="Times New Roman"/>
        </w:rPr>
        <w:t>vectors are heterogeneously distributed across the globe, a feature that results in marked differences in the transmission dynamics and epidemiology of malaria across different contexts and ecologies.</w:t>
      </w:r>
    </w:p>
    <w:p w14:paraId="1B0987AD" w14:textId="2AB4C8E6" w:rsidR="004F1EAC" w:rsidRDefault="00FE6550" w:rsidP="00CA50F2">
      <w:pPr>
        <w:spacing w:line="360" w:lineRule="auto"/>
        <w:jc w:val="both"/>
        <w:rPr>
          <w:rFonts w:ascii="Times New Roman" w:hAnsi="Times New Roman" w:cs="Times New Roman"/>
        </w:rPr>
      </w:pPr>
      <w:r>
        <w:rPr>
          <w:rFonts w:ascii="Times New Roman" w:hAnsi="Times New Roman" w:cs="Times New Roman"/>
        </w:rPr>
        <w:t xml:space="preserve">A substantial body of work has focussed on </w:t>
      </w:r>
      <w:r w:rsidR="00AD34E3">
        <w:rPr>
          <w:rFonts w:ascii="Times New Roman" w:hAnsi="Times New Roman" w:cs="Times New Roman"/>
        </w:rPr>
        <w:t xml:space="preserve">characterising </w:t>
      </w:r>
      <w:r>
        <w:rPr>
          <w:rFonts w:ascii="Times New Roman" w:hAnsi="Times New Roman" w:cs="Times New Roman"/>
        </w:rPr>
        <w:t xml:space="preserve">the spatial distribution </w:t>
      </w:r>
      <w:r w:rsidR="00C06A62">
        <w:rPr>
          <w:rFonts w:ascii="Times New Roman" w:hAnsi="Times New Roman" w:cs="Times New Roman"/>
        </w:rPr>
        <w:t xml:space="preserve">(presence/absence) </w:t>
      </w:r>
      <w:r>
        <w:rPr>
          <w:rFonts w:ascii="Times New Roman" w:hAnsi="Times New Roman" w:cs="Times New Roman"/>
        </w:rPr>
        <w:t>of the</w:t>
      </w:r>
      <w:r w:rsidR="00A9238A">
        <w:rPr>
          <w:rFonts w:ascii="Times New Roman" w:hAnsi="Times New Roman" w:cs="Times New Roman"/>
        </w:rPr>
        <w:t>se</w:t>
      </w:r>
      <w:r>
        <w:rPr>
          <w:rFonts w:ascii="Times New Roman" w:hAnsi="Times New Roman" w:cs="Times New Roman"/>
        </w:rPr>
        <w:t xml:space="preserve"> vectors including mapping their current distribution across different global regions</w:t>
      </w:r>
      <w:r>
        <w:rPr>
          <w:rFonts w:ascii="Times New Roman" w:hAnsi="Times New Roman" w:cs="Times New Roman"/>
        </w:rPr>
        <w:fldChar w:fldCharType="begin" w:fldLock="1"/>
      </w:r>
      <w:r w:rsidR="006E0AAB">
        <w:rPr>
          <w:rFonts w:ascii="Times New Roman" w:hAnsi="Times New Roman" w:cs="Times New Roman"/>
        </w:rPr>
        <w:instrText>ADDIN CSL_CITATION {"citationItems":[{"id":"ITEM-1","itemData":{"DOI":"10.5772/54163","author":[{"dropping-particle":"","family":"Sinka","given":"Marianne E.","non-dropping-particle":"","parse-names":false,"suffix":""}],"container-title":"Anopheles mosquitoes - New insights into malaria vectors","id":"ITEM-1","issued":{"date-parts":[["2013","7","24"]]},"publisher":"InTech","title":"Global Distribution of the Dominant Vector Species of Malaria","type":"chapter"},"uris":["http://www.mendeley.com/documents/?uuid=2f4dfcdc-c0c7-3868-a8b2-bc81e5018cb5"]},{"id":"ITEM-2","itemData":{"DOI":"10.1186/1756-3305-5-69","ISSN":"1756-3305","abstract":"Global maps, in particular those based on vector distributions, have long been used to help visualise the global extent of malaria. Few, however, have been created with the support of a comprehensive and extensive evidence-based approach. Here we describe the generation of a global map of the dominant vector species (DVS) of malaria that makes use of predicted distribution maps for individual species or species complexes. Our global map highlights the spatial variability in the complexity of the vector situation. In Africa, An. gambiae, An. arabiensis and An. funestus are co-dominant across much of the continent, whereas in the Asian-Pacific region there is a highly complex situation with multi-species coexistence and variable species dominance. The competence of the mapping methodology to accurately portray DVS distributions is discussed. The comprehensive and contemporary database of species-specific spatial occurrence (currently available on request) will be made directly available via the Malaria Atlas Project (MAP) website from early 2012.","author":[{"dropping-particle":"","family":"Sinka","given":"Marianne E","non-dropping-particle":"","parse-names":false,"suffix":""},{"dropping-particle":"","family":"Bangs","given":"Michael J","non-dropping-particle":"","parse-names":false,"suffix":""},{"dropping-particle":"","family":"Manguin","given":"Sylvie","non-dropping-particle":"","parse-names":false,"suffix":""},{"dropping-particle":"","family":"Rubio-Palis","given":"Yasmin","non-dropping-particle":"","parse-names":false,"suffix":""},{"dropping-particle":"","family":"Chareonviriyaphap","given":"Theeraphap","non-dropping-particle":"","parse-names":false,"suffix":""},{"dropping-particle":"","family":"Coetzee","given":"Maureen","non-dropping-particle":"","parse-names":false,"suffix":""},{"dropping-particle":"","family":"Mbogo","given":"Charles M","non-dropping-particle":"","parse-names":false,"suffix":""},{"dropping-particle":"","family":"Hemingway","given":"Janet","non-dropping-particle":"","parse-names":false,"suffix":""},{"dropping-particle":"","family":"Patil","given":"Anand P","non-dropping-particle":"","parse-names":false,"suffix":""},{"dropping-particle":"","family":"Temperley","given":"William H","non-dropping-particle":"","parse-names":false,"suffix":""},{"dropping-particle":"","family":"Gething","given":"Peter W","non-dropping-particle":"","parse-names":false,"suffix":""},{"dropping-particle":"","family":"Kabaria","given":"Caroline W","non-dropping-particle":"","parse-names":false,"suffix":""},{"dropping-particle":"","family":"Burkot","given":"Thomas R","non-dropping-particle":"","parse-names":false,"suffix":""},{"dropping-particle":"","family":"Harbach","given":"Ralph E","non-dropping-particle":"","parse-names":false,"suffix":""},{"dropping-particle":"","family":"Hay","given":"Simon I","non-dropping-particle":"","parse-names":false,"suffix":""}],"container-title":"Parasites &amp; Vectors","id":"ITEM-2","issue":"1","issued":{"date-parts":[["2012","4","4"]]},"page":"69","publisher":"BioMed Central","title":"A global map of dominant malaria vectors","type":"article-journal","volume":"5"},"uris":["http://www.mendeley.com/documents/?uuid=bf1cd3f6-88be-3a13-9cb6-7e95a74fa2f6"]}],"mendeley":{"formattedCitation":"&lt;sup&gt;7,8&lt;/sup&gt;","plainTextFormattedCitation":"7,8","previouslyFormattedCitation":"&lt;sup&gt;7,8&lt;/sup&gt;"},"properties":{"noteIndex":0},"schema":"https://github.com/citation-style-language/schema/raw/master/csl-citation.json"}</w:instrText>
      </w:r>
      <w:r>
        <w:rPr>
          <w:rFonts w:ascii="Times New Roman" w:hAnsi="Times New Roman" w:cs="Times New Roman"/>
        </w:rPr>
        <w:fldChar w:fldCharType="separate"/>
      </w:r>
      <w:r w:rsidR="006E0AAB" w:rsidRPr="006E0AAB">
        <w:rPr>
          <w:rFonts w:ascii="Times New Roman" w:hAnsi="Times New Roman" w:cs="Times New Roman"/>
          <w:noProof/>
          <w:vertAlign w:val="superscript"/>
        </w:rPr>
        <w:t>7,8</w:t>
      </w:r>
      <w:r>
        <w:rPr>
          <w:rFonts w:ascii="Times New Roman" w:hAnsi="Times New Roman" w:cs="Times New Roman"/>
        </w:rPr>
        <w:fldChar w:fldCharType="end"/>
      </w:r>
      <w:r>
        <w:rPr>
          <w:rFonts w:ascii="Times New Roman" w:hAnsi="Times New Roman" w:cs="Times New Roman"/>
        </w:rPr>
        <w:t xml:space="preserve"> as well as the trajectories and dynamics of these distributions over time in response to climate change and other</w:t>
      </w:r>
      <w:r w:rsidR="00C06A62">
        <w:rPr>
          <w:rFonts w:ascii="Times New Roman" w:hAnsi="Times New Roman" w:cs="Times New Roman"/>
        </w:rPr>
        <w:t xml:space="preserve"> </w:t>
      </w:r>
      <w:r w:rsidR="004A5520">
        <w:rPr>
          <w:rFonts w:ascii="Times New Roman" w:hAnsi="Times New Roman" w:cs="Times New Roman"/>
        </w:rPr>
        <w:t>factors</w:t>
      </w:r>
      <w:r>
        <w:rPr>
          <w:rFonts w:ascii="Times New Roman" w:hAnsi="Times New Roman" w:cs="Times New Roman"/>
        </w:rPr>
        <w:fldChar w:fldCharType="begin" w:fldLock="1"/>
      </w:r>
      <w:r w:rsidR="006E0AAB">
        <w:rPr>
          <w:rFonts w:ascii="Times New Roman" w:hAnsi="Times New Roman" w:cs="Times New Roman"/>
        </w:rPr>
        <w:instrText>ADDIN CSL_CITATION {"citationItems":[{"id":"ITEM-1","itemData":{"DOI":"10.1038/s41564-019-0376-y","ISSN":"2058-5276","abstract":"The global population at risk from mosquito-borne diseases—including dengue, yellow fever, chikungunya and Zika—is expanding in concert with changes in the distribution of two key vectors: Aedes aegypti and Aedes albopictus. The distribution of these species is largely driven by both human movement and the presence of suitable climate. Using statistical mapping techniques, we show that human movement patterns explain the spread of both species in Europe and the United States following their introduction. We find that the spread of Ae. aegypti is characterized by long distance importations, while Ae. albopictus has expanded more along the fringes of its distribution. We describe these processes and predict the future distributions of both species in response to accelerating urbanization, connectivity and climate change. Global surveillance and control efforts that aim to mitigate the spread of chikungunya, dengue, yellow fever and Zika viruses must consider the so far unabated spread of these mosquitos. Our maps and predictions offer an opportunity to strategically target surveillance and control programmes and thereby augment efforts to reduce arbovirus burden in human populations globally.","author":[{"dropping-particle":"","family":"Kraemer","given":"Moritz U. G.","non-dropping-particle":"","parse-names":false,"suffix":""},{"dropping-particle":"","family":"Reiner","given":"Robert C.","non-dropping-particle":"","parse-names":false,"suffix":""},{"dropping-particle":"","family":"Brady","given":"Oliver J.","non-dropping-particle":"","parse-names":false,"suffix":""},{"dropping-particle":"","family":"Messina","given":"Jane P.","non-dropping-particle":"","parse-names":false,"suffix":""},{"dropping-particle":"","family":"Gilbert","given":"Marius","non-dropping-particle":"","parse-names":false,"suffix":""},{"dropping-particle":"","family":"Pigott","given":"David M.","non-dropping-particle":"","parse-names":false,"suffix":""},{"dropping-particle":"","family":"Yi","given":"Dingdong","non-dropping-particle":"","parse-names":false,"suffix":""},{"dropping-particle":"","family":"Johnson","given":"Kimberly","non-dropping-particle":"","parse-names":false,"suffix":""},{"dropping-particle":"","family":"Earl","given":"Lucas","non-dropping-particle":"","parse-names":false,"suffix":""},{"dropping-particle":"","family":"Marczak","given":"Laurie B.","non-dropping-particle":"","parse-names":false,"suffix":""},{"dropping-particle":"","family":"Shirude","given":"Shreya","non-dropping-particle":"","parse-names":false,"suffix":""},{"dropping-particle":"","family":"Davis Weaver","given":"Nicole","non-dropping-particle":"","parse-names":false,"suffix":""},{"dropping-particle":"","family":"Bisanzio","given":"Donal","non-dropping-particle":"","parse-names":false,"suffix":""},{"dropping-particle":"","family":"Perkins","given":"T. Alex","non-dropping-particle":"","parse-names":false,"suffix":""},{"dropping-particle":"","family":"Lai","given":"Shengjie","non-dropping-particle":"","parse-names":false,"suffix":""},{"dropping-particle":"","family":"Lu","given":"Xin","non-dropping-particle":"","parse-names":false,"suffix":""},{"dropping-particle":"","family":"Jones","given":"Peter","non-dropping-particle":"","parse-names":false,"suffix":""},{"dropping-particle":"","family":"Coelho","given":"Giovanini E.","non-dropping-particle":"","parse-names":false,"suffix":""},{"dropping-particle":"","family":"Carvalho","given":"Roberta G.","non-dropping-particle":"","parse-names":false,"suffix":""},{"dropping-particle":"","family":"Bortel","given":"Wim","non-dropping-particle":"Van","parse-names":false,"suffix":""},{"dropping-particle":"","family":"Marsboom","given":"Cedric","non-dropping-particle":"","parse-names":false,"suffix":""},{"dropping-particle":"","family":"Hendrickx","given":"Guy","non-dropping-particle":"","parse-names":false,"suffix":""},{"dropping-particle":"","family":"Schaffner","given":"Francis","non-dropping-particle":"","parse-names":false,"suffix":""},{"dropping-particle":"","family":"Moore","given":"Chester G.","non-dropping-particle":"","parse-names":false,"suffix":""},{"dropping-particle":"","family":"Nax","given":"Heinrich H.","non-dropping-particle":"","parse-names":false,"suffix":""},{"dropping-particle":"","family":"Bengtsson","given":"Linus","non-dropping-particle":"","parse-names":false,"suffix":""},{"dropping-particle":"","family":"Wetter","given":"Erik","non-dropping-particle":"","parse-names":false,"suffix":""},{"dropping-particle":"","family":"Tatem","given":"Andrew J.","non-dropping-particle":"","parse-names":false,"suffix":""},{"dropping-particle":"","family":"Brownstein","given":"John S.","non-dropping-particle":"","parse-names":false,"suffix":""},{"dropping-particle":"","family":"Smith","given":"David L.","non-dropping-particle":"","parse-names":false,"suffix":""},{"dropping-particle":"","family":"Lambrechts","given":"Louis","non-dropping-particle":"","parse-names":false,"suffix":""},{"dropping-particle":"","family":"Cauchemez","given":"Simon","non-dropping-particle":"","parse-names":false,"suffix":""},{"dropping-particle":"","family":"Linard","given":"Catherine","non-dropping-particle":"","parse-names":false,"suffix":""},{"dropping-particle":"","family":"Faria","given":"Nuno R.","non-dropping-particle":"","parse-names":false,"suffix":""},{"dropping-particle":"","family":"Pybus","given":"Oliver G.","non-dropping-particle":"","parse-names":false,"suffix":""},{"dropping-particle":"","family":"Scott","given":"Thomas W.","non-dropping-particle":"","parse-names":false,"suffix":""},{"dropping-particle":"","family":"Liu","given":"Qiyong","non-dropping-particle":"","parse-names":false,"suffix":""},{"dropping-particle":"","family":"Yu","given":"Hongjie","non-dropping-particle":"","parse-names":false,"suffix":""},{"dropping-particle":"","family":"Wint","given":"G. R. William","non-dropping-particle":"","parse-names":false,"suffix":""},{"dropping-particle":"","family":"Hay","given":"Simon I.","non-dropping-particle":"","parse-names":false,"suffix":""},{"dropping-particle":"","family":"Golding","given":"Nick","non-dropping-particle":"","parse-names":false,"suffix":""}],"container-title":"Nature Microbiology","id":"ITEM-1","issue":"5","issued":{"date-parts":[["2019","5","4"]]},"page":"854-863","publisher":"Nature Publishing Group","title":"Past and future spread of the arbovirus vectors Aedes aegypti and Aedes albopictus","type":"article-journal","volume":"4"},"uris":["http://www.mendeley.com/documents/?uuid=8eca73fd-c85a-389d-961d-5d3b9b825660"]}],"mendeley":{"formattedCitation":"&lt;sup&gt;9&lt;/sup&gt;","plainTextFormattedCitation":"9","previouslyFormattedCitation":"&lt;sup&gt;9&lt;/sup&gt;"},"properties":{"noteIndex":0},"schema":"https://github.com/citation-style-language/schema/raw/master/csl-citation.json"}</w:instrText>
      </w:r>
      <w:r>
        <w:rPr>
          <w:rFonts w:ascii="Times New Roman" w:hAnsi="Times New Roman" w:cs="Times New Roman"/>
        </w:rPr>
        <w:fldChar w:fldCharType="separate"/>
      </w:r>
      <w:r w:rsidR="006E0AAB" w:rsidRPr="006E0AAB">
        <w:rPr>
          <w:rFonts w:ascii="Times New Roman" w:hAnsi="Times New Roman" w:cs="Times New Roman"/>
          <w:noProof/>
          <w:vertAlign w:val="superscript"/>
        </w:rPr>
        <w:t>9</w:t>
      </w:r>
      <w:r>
        <w:rPr>
          <w:rFonts w:ascii="Times New Roman" w:hAnsi="Times New Roman" w:cs="Times New Roman"/>
        </w:rPr>
        <w:fldChar w:fldCharType="end"/>
      </w:r>
      <w:r>
        <w:rPr>
          <w:rFonts w:ascii="Times New Roman" w:hAnsi="Times New Roman" w:cs="Times New Roman"/>
        </w:rPr>
        <w:t xml:space="preserve">. This work has </w:t>
      </w:r>
      <w:r w:rsidR="002147F2">
        <w:rPr>
          <w:rFonts w:ascii="Times New Roman" w:hAnsi="Times New Roman" w:cs="Times New Roman"/>
        </w:rPr>
        <w:t>involved relating vector occurrence to a variety of different environmental variables</w:t>
      </w:r>
      <w:r w:rsidR="00E36EEC">
        <w:rPr>
          <w:rFonts w:ascii="Times New Roman" w:hAnsi="Times New Roman" w:cs="Times New Roman"/>
        </w:rPr>
        <w:t xml:space="preserve"> and represents a vital input required for </w:t>
      </w:r>
      <w:r>
        <w:rPr>
          <w:rFonts w:ascii="Times New Roman" w:hAnsi="Times New Roman" w:cs="Times New Roman"/>
        </w:rPr>
        <w:t>strategically target</w:t>
      </w:r>
      <w:r w:rsidR="00C06A62">
        <w:rPr>
          <w:rFonts w:ascii="Times New Roman" w:hAnsi="Times New Roman" w:cs="Times New Roman"/>
        </w:rPr>
        <w:t>ed</w:t>
      </w:r>
      <w:r>
        <w:rPr>
          <w:rFonts w:ascii="Times New Roman" w:hAnsi="Times New Roman" w:cs="Times New Roman"/>
        </w:rPr>
        <w:t xml:space="preserve"> surveillance and control programmes aimed at mitigating the impacts of vector borne diseases worldwide. </w:t>
      </w:r>
    </w:p>
    <w:p w14:paraId="45EE78CA" w14:textId="090E2456" w:rsidR="00D76E15" w:rsidRDefault="00FE6550" w:rsidP="00D76E15">
      <w:pPr>
        <w:spacing w:line="360" w:lineRule="auto"/>
        <w:jc w:val="both"/>
        <w:rPr>
          <w:rFonts w:ascii="Times New Roman" w:hAnsi="Times New Roman" w:cs="Times New Roman"/>
        </w:rPr>
      </w:pPr>
      <w:r w:rsidRPr="002147F2">
        <w:rPr>
          <w:rFonts w:ascii="Times New Roman" w:hAnsi="Times New Roman" w:cs="Times New Roman"/>
        </w:rPr>
        <w:t>By contrast, less attention has been paid to understand</w:t>
      </w:r>
      <w:r w:rsidR="004A5520">
        <w:rPr>
          <w:rFonts w:ascii="Times New Roman" w:hAnsi="Times New Roman" w:cs="Times New Roman"/>
        </w:rPr>
        <w:t>ing</w:t>
      </w:r>
      <w:r w:rsidRPr="002147F2">
        <w:rPr>
          <w:rFonts w:ascii="Times New Roman" w:hAnsi="Times New Roman" w:cs="Times New Roman"/>
        </w:rPr>
        <w:t xml:space="preserve"> the </w:t>
      </w:r>
      <w:r w:rsidR="00C06A62" w:rsidRPr="002147F2">
        <w:rPr>
          <w:rFonts w:ascii="Times New Roman" w:hAnsi="Times New Roman" w:cs="Times New Roman"/>
        </w:rPr>
        <w:t xml:space="preserve">temporal patterns of </w:t>
      </w:r>
      <w:r w:rsidR="002147F2" w:rsidRPr="002147F2">
        <w:rPr>
          <w:rFonts w:ascii="Times New Roman" w:hAnsi="Times New Roman" w:cs="Times New Roman"/>
        </w:rPr>
        <w:t xml:space="preserve">vector abundance, and how these dynamics are shaped by the local environment. </w:t>
      </w:r>
      <w:r w:rsidR="009D49E4">
        <w:rPr>
          <w:rFonts w:ascii="Times New Roman" w:hAnsi="Times New Roman" w:cs="Times New Roman"/>
        </w:rPr>
        <w:t>Mosquito populations are highly dynamic over time, exhibiting substantial fluctuations in size over the course of a year</w:t>
      </w:r>
      <w:r w:rsidR="00C81C30">
        <w:rPr>
          <w:rFonts w:ascii="Times New Roman" w:hAnsi="Times New Roman" w:cs="Times New Roman"/>
        </w:rPr>
        <w:fldChar w:fldCharType="begin" w:fldLock="1"/>
      </w:r>
      <w:r w:rsidR="006E0AAB">
        <w:rPr>
          <w:rFonts w:ascii="Times New Roman" w:hAnsi="Times New Roman" w:cs="Times New Roman"/>
        </w:rPr>
        <w:instrText>ADDIN CSL_CITATION {"citationItems":[{"id":"ITEM-1","itemData":{"DOI":"10.1016/J.ACTATROPICA.2003.11.007","ISSN":"0001-706X","abstract":"The population dynamics of the larval and adult life stages of the malaria vector Anopheles gambiae Giles were studied in Miwani, western Kenya, in relation to meteorological conditions. Larval density within a habitat, the number of larval habitats and sibling species composition were investigated as determinants of larval population dynamics. Female vector densities inside local houses and sibling species composition were investigated as determinants of adult population dynamics. Larval densities were estimated using a modified area-sampling method. Within the habitats, all instars showed a highly aggregated distribution, with the exception of second instars. A longitudinal study on the larval populations of A. gambiae s.l. in two different types of habitat (dirt track and ditch) was carried out, using a novel sampling procedure. A. gambiae s.s. and Anopheles arabiensis, the two sibling species occurring sympatrically in the study area, showed some spatial segregation between the two types of habitat. Rainfall was significantly correlated with the number of A. gambiae s.l. larval habitats during the first 6 weeks of study taking 1 week time lag into account, while over the entire 5-month study period correlations were less clear. With 1 week time lag, rainfall was also significantly correlated with the number of female A. gambiae s.l. collected from CDC-light traps in the study houses. Both larval and adult populations showed a significant increase in the proportion of A. gambiae s.s. within the mixed population of A. gambiae s.s. and A. arabiensis over time. Although not significantly correlated, the ratio of rainfall over precipitation/potential evapotranspiration (P/PE), indicative of the humidity conditions in the area, was probably the driving force of this increase.","author":[{"dropping-particle":"","family":"Koenraadt","given":"C.J.M","non-dropping-particle":"","parse-names":false,"suffix":""},{"dropping-particle":"","family":"Githeko","given":"A.K","non-dropping-particle":"","parse-names":false,"suffix":""},{"dropping-particle":"","family":"Takken","given":"W","non-dropping-particle":"","parse-names":false,"suffix":""}],"container-title":"Acta Tropica","id":"ITEM-1","issue":"2","issued":{"date-parts":[["2004","4","1"]]},"page":"141-153","publisher":"Elsevier","title":"The effects of rainfall and evapotranspiration on the temporal dynamics of Anopheles gambiae s.s. and Anopheles arabiensis in a Kenyan village","type":"article-journal","volume":"90"},"uris":["http://www.mendeley.com/documents/?uuid=f1000414-2a11-3659-a62b-e811412b8651"]},{"id":"ITEM-2","itemData":{"DOI":"10.1186/s12936-017-1833-9","ISSN":"1475-2875","author":[{"dropping-particle":"","family":"Das","given":"Manoj K.","non-dropping-particle":"","parse-names":false,"suffix":""},{"dropping-particle":"","family":"Prajapati","given":"Brijesh K.","non-dropping-particle":"","parse-names":false,"suffix":""},{"dropping-particle":"","family":"Tiendrebeogo","given":"Régis W.","non-dropping-particle":"","parse-names":false,"suffix":""},{"dropping-particle":"","family":"Ranjan","given":"Kumud","non-dropping-particle":"","parse-names":false,"suffix":""},{"dropping-particle":"","family":"Adu","given":"Bright","non-dropping-particle":"","parse-names":false,"suffix":""},{"dropping-particle":"","family":"Srivastava","given":"Amit","non-dropping-particle":"","parse-names":false,"suffix":""},{"dropping-particle":"","family":"Khera","given":"Harvinder K.","non-dropping-particle":"","parse-names":false,"suffix":""},{"dropping-particle":"","family":"Chauhan","given":"Narendra","non-dropping-particle":"","parse-names":false,"suffix":""},{"dropping-particle":"","family":"Tevatiya","given":"Sanjay","non-dropping-particle":"","parse-names":false,"suffix":""},{"dropping-particle":"","family":"Kana","given":"Ikhlaq H.","non-dropping-particle":"","parse-names":false,"suffix":""},{"dropping-particle":"","family":"Sharma","given":"Surya Kant","non-dropping-particle":"","parse-names":false,"suffix":""},{"dropping-particle":"","family":"Singh","given":"Subhash","non-dropping-particle":"","parse-names":false,"suffix":""},{"dropping-particle":"","family":"Theisen","given":"Michael","non-dropping-particle":"","parse-names":false,"suffix":""}],"container-title":"Malaria Journal","id":"ITEM-2","issue":"1","issued":{"date-parts":[["2017","12","2"]]},"page":"181","title":"Malaria epidemiology in an area of stable transmission in tribal population of Jharkhand, India","type":"article-journal","volume":"16"},"uris":["http://www.mendeley.com/documents/?uuid=140936ec-482c-399b-86d8-040bb561c860"]}],"mendeley":{"formattedCitation":"&lt;sup&gt;10,11&lt;/sup&gt;","plainTextFormattedCitation":"10,11","previouslyFormattedCitation":"&lt;sup&gt;10,11&lt;/sup&gt;"},"properties":{"noteIndex":0},"schema":"https://github.com/citation-style-language/schema/raw/master/csl-citation.json"}</w:instrText>
      </w:r>
      <w:r w:rsidR="00C81C30">
        <w:rPr>
          <w:rFonts w:ascii="Times New Roman" w:hAnsi="Times New Roman" w:cs="Times New Roman"/>
        </w:rPr>
        <w:fldChar w:fldCharType="separate"/>
      </w:r>
      <w:r w:rsidR="006E0AAB" w:rsidRPr="006E0AAB">
        <w:rPr>
          <w:rFonts w:ascii="Times New Roman" w:hAnsi="Times New Roman" w:cs="Times New Roman"/>
          <w:noProof/>
          <w:vertAlign w:val="superscript"/>
        </w:rPr>
        <w:t>10,11</w:t>
      </w:r>
      <w:r w:rsidR="00C81C30">
        <w:rPr>
          <w:rFonts w:ascii="Times New Roman" w:hAnsi="Times New Roman" w:cs="Times New Roman"/>
        </w:rPr>
        <w:fldChar w:fldCharType="end"/>
      </w:r>
      <w:r w:rsidR="009D49E4">
        <w:rPr>
          <w:rFonts w:ascii="Times New Roman" w:hAnsi="Times New Roman" w:cs="Times New Roman"/>
        </w:rPr>
        <w:t xml:space="preserve">, a feature which in turn </w:t>
      </w:r>
      <w:r w:rsidR="00423211">
        <w:rPr>
          <w:rFonts w:ascii="Times New Roman" w:hAnsi="Times New Roman" w:cs="Times New Roman"/>
        </w:rPr>
        <w:t>drives</w:t>
      </w:r>
      <w:r w:rsidR="009D49E4">
        <w:rPr>
          <w:rFonts w:ascii="Times New Roman" w:hAnsi="Times New Roman" w:cs="Times New Roman"/>
        </w:rPr>
        <w:t xml:space="preserve"> a similarly dynamic and temporally variable profile of </w:t>
      </w:r>
      <w:r w:rsidR="004A5520">
        <w:rPr>
          <w:rFonts w:ascii="Times New Roman" w:hAnsi="Times New Roman" w:cs="Times New Roman"/>
        </w:rPr>
        <w:t>malaria</w:t>
      </w:r>
      <w:r w:rsidR="009D49E4">
        <w:rPr>
          <w:rFonts w:ascii="Times New Roman" w:hAnsi="Times New Roman" w:cs="Times New Roman"/>
        </w:rPr>
        <w:t xml:space="preserve"> risk. </w:t>
      </w:r>
      <w:r w:rsidR="00D76E15">
        <w:rPr>
          <w:rFonts w:ascii="Times New Roman" w:hAnsi="Times New Roman" w:cs="Times New Roman"/>
        </w:rPr>
        <w:t xml:space="preserve">Understanding the determinants of these dynamics is </w:t>
      </w:r>
      <w:del w:id="4" w:author="Ghani, Azra C H" w:date="2020-01-06T12:10:00Z">
        <w:r w:rsidR="00D76E15" w:rsidDel="002F18FA">
          <w:rPr>
            <w:rFonts w:ascii="Times New Roman" w:hAnsi="Times New Roman" w:cs="Times New Roman"/>
          </w:rPr>
          <w:delText xml:space="preserve">crucial </w:delText>
        </w:r>
      </w:del>
      <w:ins w:id="5" w:author="Ghani, Azra C H" w:date="2020-01-06T12:10:00Z">
        <w:r w:rsidR="002F18FA">
          <w:rPr>
            <w:rFonts w:ascii="Times New Roman" w:hAnsi="Times New Roman" w:cs="Times New Roman"/>
          </w:rPr>
          <w:t xml:space="preserve">important </w:t>
        </w:r>
      </w:ins>
      <w:r w:rsidR="00D76E15">
        <w:rPr>
          <w:rFonts w:ascii="Times New Roman" w:hAnsi="Times New Roman" w:cs="Times New Roman"/>
        </w:rPr>
        <w:t xml:space="preserve">given that the efficacy of some of the most effective malaria control interventions are </w:t>
      </w:r>
      <w:del w:id="6" w:author="Ghani, Azra C H" w:date="2020-01-06T12:11:00Z">
        <w:r w:rsidR="00D76E15" w:rsidDel="002F18FA">
          <w:rPr>
            <w:rFonts w:ascii="Times New Roman" w:hAnsi="Times New Roman" w:cs="Times New Roman"/>
          </w:rPr>
          <w:delText xml:space="preserve">critically </w:delText>
        </w:r>
      </w:del>
      <w:r w:rsidR="00D76E15">
        <w:rPr>
          <w:rFonts w:ascii="Times New Roman" w:hAnsi="Times New Roman" w:cs="Times New Roman"/>
        </w:rPr>
        <w:t>dependent on accurate timing of delivery in relation to seasonal peaks in malaria risk. Examples include Seasonal Malaria Chemoprevention, where monthly administration of long-acting antimalarials is administered to children under 5</w:t>
      </w:r>
      <w:r w:rsidR="00D76E15">
        <w:rPr>
          <w:rFonts w:ascii="Times New Roman" w:hAnsi="Times New Roman" w:cs="Times New Roman"/>
        </w:rPr>
        <w:fldChar w:fldCharType="begin" w:fldLock="1"/>
      </w:r>
      <w:r w:rsidR="006E0AAB">
        <w:rPr>
          <w:rFonts w:ascii="Times New Roman" w:hAnsi="Times New Roman" w:cs="Times New Roman"/>
        </w:rPr>
        <w:instrText>ADDIN CSL_CITATION {"citationItems":[{"id":"ITEM-1","itemData":{"DOI":"10.1371/journal.pone.0016976","ISSN":"1932-6203","PMID":"21340029","abstract":"BACKGROUND Intermittent preventive treatment of malaria in children less than five years of age (IPTc) has been investigated as a measure to control the burden of malaria in the Sahel and sub-Sahelian areas of Africa where malaria transmission is markedly seasonal. METHODS AND FINDINGS IPTc studies were identified using a systematic literature search. Meta-analysis was used to assess the protective efficacy of IPTc against clinical episodes of falciparum malaria. The impact of IPTc on all-cause mortality, hospital admissions, severe malaria and the prevalence of parasitaemia and anaemia was investigated. Three aspects of safety were also assessed: adverse reactions to study drugs, development of drug resistance and loss of immunity to malaria. Twelve IPTc studies were identified: seven controlled and five non-controlled trials. Controlled studies demonstrated protective efficacies against clinical malaria of between 31% and 93% and meta-analysis gave an overall protective efficacy of monthly administered IPTc of 82% (95%CI 75%-87%) during the malaria transmission season. Pooling results from twelve studies demonstrated a protective effect of IPTc against all-cause mortality of 57% (95%CI 24%-76%) during the malaria transmission season. No serious adverse events attributable to the drugs used for IPTc were observed in any of the studies. Data from three studies that followed children during the malaria transmission season in the year following IPTc administration showed evidence of a slight increase in the incidence of clinical malaria compared to children who had not received IPTc. CONCLUSIONS IPTc is a safe method of malaria control that has the potential to avert a significant proportion of clinical malaria episodes in areas with markedly seasonal malaria transmission and also appears to have a substantial protective effect against all-cause mortality. These findings indicate that IPTc is a potentially valuable tool that can contribute to the control of malaria in areas with markedly seasonal transmission.","author":[{"dropping-particle":"","family":"Wilson","given":"Anne L.","non-dropping-particle":"","parse-names":false,"suffix":""},{"dropping-particle":"","family":"IPTc Taskforce","given":"","non-dropping-particle":"","parse-names":false,"suffix":""}],"container-title":"PLoS ONE","editor":[{"dropping-particle":"","family":"Diemert","given":"David","non-dropping-particle":"","parse-names":false,"suffix":""}],"id":"ITEM-1","issue":"2","issued":{"date-parts":[["2011","2","14"]]},"page":"e16976","title":"A Systematic Review and Meta-Analysis of the Efficacy and Safety of Intermittent Preventive Treatment of Malaria in Children (IPTc)","type":"article-journal","volume":"6"},"uris":["http://www.mendeley.com/documents/?uuid=f5babcc4-dd95-3295-a8ee-b625003b9bfe"]},{"id":"ITEM-2","itemData":{"DOI":"10.1371/journal.pone.0018391","ISSN":"19326203","abstract":"Background: Trials of intermittent preventive treatment in infants (IPTi) and children (IPTc) have shown promising results in reducing malaria episodes but with varying efficacy and cost-effectiveness. The effects of different intervention and setting characteristics are not well known. We simulate the effects of the different target age groups and delivery channels, seasonal or year-round delivery, transmission intensity, seasonality, proportions of malaria fevers treated and drug characteristics. Methods: We use a dynamic, individual-based simulation model of Plasmodium falciparum malaria epidemiology, antimalarial drug action and case management to simulate DALYs averted and the cost per DALY averted by IPTi and IPTc. IPT cost components were estimated from economic studies alongside trials. Results: IPTi and IPTc were predicted to be cost-effective in most of the scenarios modelled. The cost-effectiveness is driven by the impact on DALYs, particularly for IPTc, and the low costs, particularly for IPTi which uses the existing delivery strategy, EPI. Cost-effectiveness was predicted to decrease with low transmission, badly timed seasonal delivery in a seasonal setting, short-acting and more expensive drugs, high frequencies of drug resistance and high levels of treatment of malaria fevers. Seasonal delivery was more cost-effective in seasonal settings, and year-round in constant transmission settings. The difference was more pronounced for IPTc than IPTi due to the different proportions of fixed costs and also different assumed drug spacing during the transmission season. The number of DALYs averted was predicted to decrease as a target five-year age-band for IPTc was shifted from children under 5 years into older ages, except at low transmission intensities. Conclusions: Modelling can extend the information available by predicting impact and cost-effectiveness for scenarios, for outcomes and for multiple strategies where, for practical reasons, trials cannot be carried out. Both IPTi and IPTc are generally cost-effective but could be rendered cost-ineffective by characteristics of the setting, drug or implementation. © 2011 Ross et al.","author":[{"dropping-particle":"","family":"Ross","given":"Amanda","non-dropping-particle":"","parse-names":false,"suffix":""},{"dropping-particle":"","family":"Maire","given":"Nicolas","non-dropping-particle":"","parse-names":false,"suffix":""},{"dropping-particle":"","family":"Sicuri","given":"Elisa","non-dropping-particle":"","parse-names":false,"suffix":""},{"dropping-particle":"","family":"Smith","given":"Thomas","non-dropping-particle":"","parse-names":false,"suffix":""},{"dropping-particle":"","family":"Conteh","given":"Lesong","non-dropping-particle":"","parse-names":false,"suffix":""}],"container-title":"PLoS ONE","id":"ITEM-2","issue":"4","issued":{"date-parts":[["2011"]]},"title":"Determinants of the cost-effectiveness of intermittent preventive treatment for malaria in infants and children","type":"article-journal","volume":"6"},"uris":["http://www.mendeley.com/documents/?uuid=536873aa-2419-3681-be78-e840c1821d92"]}],"mendeley":{"formattedCitation":"&lt;sup&gt;12,13&lt;/sup&gt;","plainTextFormattedCitation":"12,13","previouslyFormattedCitation":"&lt;sup&gt;12,13&lt;/sup&gt;"},"properties":{"noteIndex":0},"schema":"https://github.com/citation-style-language/schema/raw/master/csl-citation.json"}</w:instrText>
      </w:r>
      <w:r w:rsidR="00D76E15">
        <w:rPr>
          <w:rFonts w:ascii="Times New Roman" w:hAnsi="Times New Roman" w:cs="Times New Roman"/>
        </w:rPr>
        <w:fldChar w:fldCharType="separate"/>
      </w:r>
      <w:r w:rsidR="006E0AAB" w:rsidRPr="006E0AAB">
        <w:rPr>
          <w:rFonts w:ascii="Times New Roman" w:hAnsi="Times New Roman" w:cs="Times New Roman"/>
          <w:noProof/>
          <w:vertAlign w:val="superscript"/>
        </w:rPr>
        <w:t>12,13</w:t>
      </w:r>
      <w:r w:rsidR="00D76E15">
        <w:rPr>
          <w:rFonts w:ascii="Times New Roman" w:hAnsi="Times New Roman" w:cs="Times New Roman"/>
        </w:rPr>
        <w:fldChar w:fldCharType="end"/>
      </w:r>
      <w:r w:rsidR="00D76E15">
        <w:rPr>
          <w:rFonts w:ascii="Times New Roman" w:hAnsi="Times New Roman" w:cs="Times New Roman"/>
        </w:rPr>
        <w:t xml:space="preserve"> before and during the seasonal peak in transmission, and Indoor Residual Spraying</w:t>
      </w:r>
      <w:r w:rsidR="00D76E15">
        <w:rPr>
          <w:rFonts w:ascii="Times New Roman" w:hAnsi="Times New Roman" w:cs="Times New Roman"/>
        </w:rPr>
        <w:fldChar w:fldCharType="begin" w:fldLock="1"/>
      </w:r>
      <w:r w:rsidR="006E0AAB">
        <w:rPr>
          <w:rFonts w:ascii="Times New Roman" w:hAnsi="Times New Roman" w:cs="Times New Roman"/>
        </w:rPr>
        <w:instrText>ADDIN CSL_CITATION {"citationItems":[{"id":"ITEM-1","itemData":{"DOI":"10.1002/14651858.CD006657.pub2","ISSN":"14651858","author":[{"dropping-particle":"","family":"Pluess","given":"Bianca","non-dropping-particle":"","parse-names":false,"suffix":""},{"dropping-particle":"","family":"Tanser","given":"Frank C","non-dropping-particle":"","parse-names":false,"suffix":""},{"dropping-particle":"","family":"Lengeler","given":"Christian","non-dropping-particle":"","parse-names":false,"suffix":""},{"dropping-particle":"","family":"Sharp","given":"Brian L","non-dropping-particle":"","parse-names":false,"suffix":""}],"container-title":"Cochrane Database of Systematic Reviews","id":"ITEM-1","issue":"4","issued":{"date-parts":[["2010","4","14"]]},"publisher":"John Wiley &amp; Sons, Ltd","title":"Indoor residual spraying for preventing malaria","type":"article-journal"},"uris":["http://www.mendeley.com/documents/?uuid=e926ac20-b912-3a20-bd6b-1acab43784a8"]},{"id":"ITEM-2","itemData":{"author":[{"dropping-particle":"","family":"Health Organization","given":"World","non-dropping-particle":"","parse-names":false,"suffix":""}],"id":"ITEM-2","issued":{"date-parts":[["0"]]},"title":"AN OPERATIONAL MANUAL FOR INDOOR RESIDUAL SPRAYING (IRS) FOR MALARIA TRANSMISSION CONTROL AND ELIMINATION SECOND EDITION INDOOR RESIDUAL SPRAYING","type":"report"},"uris":["http://www.mendeley.com/documents/?uuid=9d684037-8b70-34e4-b859-8b485d94a417"]}],"mendeley":{"formattedCitation":"&lt;sup&gt;14,15&lt;/sup&gt;","plainTextFormattedCitation":"14,15","previouslyFormattedCitation":"&lt;sup&gt;14,15&lt;/sup&gt;"},"properties":{"noteIndex":0},"schema":"https://github.com/citation-style-language/schema/raw/master/csl-citation.json"}</w:instrText>
      </w:r>
      <w:r w:rsidR="00D76E15">
        <w:rPr>
          <w:rFonts w:ascii="Times New Roman" w:hAnsi="Times New Roman" w:cs="Times New Roman"/>
        </w:rPr>
        <w:fldChar w:fldCharType="separate"/>
      </w:r>
      <w:r w:rsidR="006E0AAB" w:rsidRPr="006E0AAB">
        <w:rPr>
          <w:rFonts w:ascii="Times New Roman" w:hAnsi="Times New Roman" w:cs="Times New Roman"/>
          <w:noProof/>
          <w:vertAlign w:val="superscript"/>
        </w:rPr>
        <w:t>14,15</w:t>
      </w:r>
      <w:r w:rsidR="00D76E15">
        <w:rPr>
          <w:rFonts w:ascii="Times New Roman" w:hAnsi="Times New Roman" w:cs="Times New Roman"/>
        </w:rPr>
        <w:fldChar w:fldCharType="end"/>
      </w:r>
      <w:r w:rsidR="00D76E15">
        <w:rPr>
          <w:rFonts w:ascii="Times New Roman" w:hAnsi="Times New Roman" w:cs="Times New Roman"/>
        </w:rPr>
        <w:t xml:space="preserve"> where houses are sprayed with insecticides to kill mosquitoes. </w:t>
      </w:r>
      <w:r w:rsidR="00D57305">
        <w:rPr>
          <w:rFonts w:ascii="Times New Roman" w:hAnsi="Times New Roman" w:cs="Times New Roman"/>
        </w:rPr>
        <w:t xml:space="preserve">Effective utilisation of these interventions will be vital in </w:t>
      </w:r>
      <w:r w:rsidR="009E414A">
        <w:rPr>
          <w:rFonts w:ascii="Times New Roman" w:hAnsi="Times New Roman" w:cs="Times New Roman"/>
        </w:rPr>
        <w:t>helping achieve</w:t>
      </w:r>
      <w:r w:rsidR="00D57305">
        <w:rPr>
          <w:rFonts w:ascii="Times New Roman" w:hAnsi="Times New Roman" w:cs="Times New Roman"/>
        </w:rPr>
        <w:t xml:space="preserve"> the goals of the World Health Organisation’s “High Burden, High Impact” strategy</w:t>
      </w:r>
      <w:r w:rsidR="002E1CD0">
        <w:rPr>
          <w:rFonts w:ascii="Times New Roman" w:hAnsi="Times New Roman" w:cs="Times New Roman"/>
        </w:rPr>
        <w:t xml:space="preserve">, </w:t>
      </w:r>
      <w:r w:rsidR="00D57305">
        <w:rPr>
          <w:rFonts w:ascii="Times New Roman" w:hAnsi="Times New Roman" w:cs="Times New Roman"/>
        </w:rPr>
        <w:t>which aims to substantially reduce malaria burden in the 11 highest burden countries comprising India and 10 countries across Africa</w:t>
      </w:r>
      <w:r w:rsidR="006E0AAB">
        <w:rPr>
          <w:rFonts w:ascii="Times New Roman" w:hAnsi="Times New Roman" w:cs="Times New Roman"/>
        </w:rPr>
        <w:fldChar w:fldCharType="begin" w:fldLock="1"/>
      </w:r>
      <w:r w:rsidR="004817C7">
        <w:rPr>
          <w:rFonts w:ascii="Times New Roman" w:hAnsi="Times New Roman" w:cs="Times New Roman"/>
        </w:rPr>
        <w:instrText>ADDIN CSL_CITATION {"citationItems":[{"id":"ITEM-1","itemData":{"container-title":"WHO","id":"ITEM-1","issued":{"date-parts":[["2019"]]},"publisher":"World Health Organization","title":"WHO | High burden to high impact: a targeted malaria response","type":"article-journal"},"uris":["http://www.mendeley.com/documents/?uuid=96a79d77-e832-3086-8437-57f551fed4da"]}],"mendeley":{"formattedCitation":"&lt;sup&gt;16&lt;/sup&gt;","plainTextFormattedCitation":"16","previouslyFormattedCitation":"&lt;sup&gt;16&lt;/sup&gt;"},"properties":{"noteIndex":0},"schema":"https://github.com/citation-style-language/schema/raw/master/csl-citation.json"}</w:instrText>
      </w:r>
      <w:r w:rsidR="006E0AAB">
        <w:rPr>
          <w:rFonts w:ascii="Times New Roman" w:hAnsi="Times New Roman" w:cs="Times New Roman"/>
        </w:rPr>
        <w:fldChar w:fldCharType="separate"/>
      </w:r>
      <w:r w:rsidR="006E0AAB" w:rsidRPr="006E0AAB">
        <w:rPr>
          <w:rFonts w:ascii="Times New Roman" w:hAnsi="Times New Roman" w:cs="Times New Roman"/>
          <w:noProof/>
          <w:vertAlign w:val="superscript"/>
        </w:rPr>
        <w:t>16</w:t>
      </w:r>
      <w:r w:rsidR="006E0AAB">
        <w:rPr>
          <w:rFonts w:ascii="Times New Roman" w:hAnsi="Times New Roman" w:cs="Times New Roman"/>
        </w:rPr>
        <w:fldChar w:fldCharType="end"/>
      </w:r>
      <w:r w:rsidR="006E0AAB">
        <w:rPr>
          <w:rFonts w:ascii="Times New Roman" w:hAnsi="Times New Roman" w:cs="Times New Roman"/>
        </w:rPr>
        <w:t xml:space="preserve">. </w:t>
      </w:r>
      <w:r w:rsidR="00D57305">
        <w:rPr>
          <w:rFonts w:ascii="Times New Roman" w:hAnsi="Times New Roman" w:cs="Times New Roman"/>
        </w:rPr>
        <w:t xml:space="preserve"> </w:t>
      </w:r>
    </w:p>
    <w:p w14:paraId="529DB1F9" w14:textId="2ACD4620" w:rsidR="003C4DED" w:rsidRDefault="002147F2" w:rsidP="00747FB7">
      <w:pPr>
        <w:spacing w:line="360" w:lineRule="auto"/>
        <w:jc w:val="both"/>
        <w:rPr>
          <w:rFonts w:ascii="Times New Roman" w:hAnsi="Times New Roman" w:cs="Times New Roman"/>
        </w:rPr>
      </w:pPr>
      <w:r w:rsidRPr="002147F2">
        <w:rPr>
          <w:rFonts w:ascii="Times New Roman" w:hAnsi="Times New Roman" w:cs="Times New Roman"/>
        </w:rPr>
        <w:t xml:space="preserve">Rainfall is frequently considered a key determinant of </w:t>
      </w:r>
      <w:r w:rsidR="00D31939">
        <w:rPr>
          <w:rFonts w:ascii="Times New Roman" w:hAnsi="Times New Roman" w:cs="Times New Roman"/>
        </w:rPr>
        <w:t>mosquito</w:t>
      </w:r>
      <w:r w:rsidRPr="002147F2">
        <w:rPr>
          <w:rFonts w:ascii="Times New Roman" w:hAnsi="Times New Roman" w:cs="Times New Roman"/>
        </w:rPr>
        <w:t xml:space="preserve"> </w:t>
      </w:r>
      <w:r w:rsidR="00D57305">
        <w:rPr>
          <w:rFonts w:ascii="Times New Roman" w:hAnsi="Times New Roman" w:cs="Times New Roman"/>
        </w:rPr>
        <w:t xml:space="preserve">temporal </w:t>
      </w:r>
      <w:r w:rsidRPr="002147F2">
        <w:rPr>
          <w:rFonts w:ascii="Times New Roman" w:hAnsi="Times New Roman" w:cs="Times New Roman"/>
        </w:rPr>
        <w:t xml:space="preserve">dynamics due to the requirement of </w:t>
      </w:r>
      <w:r w:rsidR="00D31939">
        <w:rPr>
          <w:rFonts w:ascii="Times New Roman" w:hAnsi="Times New Roman" w:cs="Times New Roman"/>
        </w:rPr>
        <w:t>an aquatic habitat for the</w:t>
      </w:r>
      <w:r w:rsidRPr="002147F2">
        <w:rPr>
          <w:rFonts w:ascii="Times New Roman" w:hAnsi="Times New Roman" w:cs="Times New Roman"/>
        </w:rPr>
        <w:t xml:space="preserve"> early life cycle stages</w:t>
      </w:r>
      <w:r w:rsidR="00D31939">
        <w:rPr>
          <w:rFonts w:ascii="Times New Roman" w:hAnsi="Times New Roman" w:cs="Times New Roman"/>
        </w:rPr>
        <w:t>, with many species displaying a preference for</w:t>
      </w:r>
      <w:r>
        <w:rPr>
          <w:rFonts w:ascii="Times New Roman" w:hAnsi="Times New Roman" w:cs="Times New Roman"/>
        </w:rPr>
        <w:t xml:space="preserve"> transient, rain</w:t>
      </w:r>
      <w:r w:rsidR="00692D6A">
        <w:rPr>
          <w:rFonts w:ascii="Times New Roman" w:hAnsi="Times New Roman" w:cs="Times New Roman"/>
        </w:rPr>
        <w:t>-</w:t>
      </w:r>
      <w:r>
        <w:rPr>
          <w:rFonts w:ascii="Times New Roman" w:hAnsi="Times New Roman" w:cs="Times New Roman"/>
        </w:rPr>
        <w:t>fed pools of water in which to breed</w:t>
      </w:r>
      <w:r>
        <w:rPr>
          <w:rFonts w:ascii="Times New Roman" w:hAnsi="Times New Roman" w:cs="Times New Roman"/>
        </w:rPr>
        <w:fldChar w:fldCharType="begin" w:fldLock="1"/>
      </w:r>
      <w:r w:rsidR="004817C7">
        <w:rPr>
          <w:rFonts w:ascii="Times New Roman" w:hAnsi="Times New Roman" w:cs="Times New Roman"/>
        </w:rPr>
        <w:instrText>ADDIN CSL_CITATION {"citationItems":[{"id":"ITEM-1","itemData":{"ISSN":"0022-2585","PMID":"11296836","abstract":"A longitudinal survey of mosquito larval habitats was carried out in Asembo Bay, western Kenya, during the rainy season of 1998. All pools of standing water along a 700-m transect were sampled twice per week. For each habitat, eight environmental variables were recorded and a sample of anopheline larvae was collected for identification. In total, 1,751 Anopheles gambiae s.l. and 2,784 Anopheles funestus Giles were identified. Identification of An. gambiae s.l. by polymerase chain reaction (PCR) indicated that 240 (14.7%) were An. gambiae Giles and 858 (52.4%) were An. arabiensis Patton; PCR failed to identify 539 (32.9%) specimens. Repeated measures logistic regression analysis indicated that An. gambiae and An. arabiensis larvae were associated with small, temporary habitats with algae and little or no aquatic vegetation. Anopheles funestus larvae were associated with larger, semipermanent bodies of water containing aquatic vegetation and algae. Direct comparison of habitat characteristics associated with either An. gambiae or An. arabiensis revealed that algae were associated more commonly with habitats containing An. gambiae; no other differences were detected. Chi-square analysis indicated that these species were collected from the same habitat more frequently than would be expected by chance alone. Together, these results indicate that An. gambiae and An. arabiensis have similar requirements for the larval environment and that, at least in western Kenya, they do not segregate into separate habitats.","author":[{"dropping-particle":"","family":"Gimnig","given":"J E","non-dropping-particle":"","parse-names":false,"suffix":""},{"dropping-particle":"","family":"Ombok","given":"M","non-dropping-particle":"","parse-names":false,"suffix":""},{"dropping-particle":"","family":"Kamau","given":"L","non-dropping-particle":"","parse-names":false,"suffix":""},{"dropping-particle":"","family":"Hawley","given":"W A","non-dropping-particle":"","parse-names":false,"suffix":""}],"container-title":"Journal of medical entomology","id":"ITEM-1","issue":"2","issued":{"date-parts":[["2001","3"]]},"page":"282-8","title":"Characteristics of larval anopheline (Diptera: Culicidae) habitats in Western Kenya.","type":"article-journal","volume":"38"},"uris":["http://www.mendeley.com/documents/?uuid=c5ec9bb3-2bf0-3b05-bfcc-3afb685b2e30"]}],"mendeley":{"formattedCitation":"&lt;sup&gt;17&lt;/sup&gt;","plainTextFormattedCitation":"17","previouslyFormattedCitation":"&lt;sup&gt;17&lt;/sup&gt;"},"properties":{"noteIndex":0},"schema":"https://github.com/citation-style-language/schema/raw/master/csl-citation.json"}</w:instrText>
      </w:r>
      <w:r>
        <w:rPr>
          <w:rFonts w:ascii="Times New Roman" w:hAnsi="Times New Roman" w:cs="Times New Roman"/>
        </w:rPr>
        <w:fldChar w:fldCharType="separate"/>
      </w:r>
      <w:r w:rsidR="006E0AAB" w:rsidRPr="006E0AAB">
        <w:rPr>
          <w:rFonts w:ascii="Times New Roman" w:hAnsi="Times New Roman" w:cs="Times New Roman"/>
          <w:noProof/>
          <w:vertAlign w:val="superscript"/>
        </w:rPr>
        <w:t>17</w:t>
      </w:r>
      <w:r>
        <w:rPr>
          <w:rFonts w:ascii="Times New Roman" w:hAnsi="Times New Roman" w:cs="Times New Roman"/>
        </w:rPr>
        <w:fldChar w:fldCharType="end"/>
      </w:r>
      <w:r>
        <w:rPr>
          <w:rFonts w:ascii="Times New Roman" w:hAnsi="Times New Roman" w:cs="Times New Roman"/>
        </w:rPr>
        <w:t>.</w:t>
      </w:r>
      <w:r w:rsidR="0045068A">
        <w:rPr>
          <w:rFonts w:ascii="Times New Roman" w:hAnsi="Times New Roman" w:cs="Times New Roman"/>
        </w:rPr>
        <w:t xml:space="preserve"> </w:t>
      </w:r>
      <w:r w:rsidR="004A5520">
        <w:rPr>
          <w:rFonts w:ascii="Times New Roman" w:hAnsi="Times New Roman" w:cs="Times New Roman"/>
        </w:rPr>
        <w:t>However, w</w:t>
      </w:r>
      <w:r w:rsidR="0045068A">
        <w:rPr>
          <w:rFonts w:ascii="Times New Roman" w:hAnsi="Times New Roman" w:cs="Times New Roman"/>
        </w:rPr>
        <w:t>hilst a close relationship</w:t>
      </w:r>
      <w:r w:rsidRPr="002147F2">
        <w:rPr>
          <w:rFonts w:ascii="Times New Roman" w:hAnsi="Times New Roman" w:cs="Times New Roman"/>
        </w:rPr>
        <w:t xml:space="preserve"> between the occurrence of rainfall and peaks in </w:t>
      </w:r>
      <w:r w:rsidR="00056016">
        <w:rPr>
          <w:rFonts w:ascii="Times New Roman" w:hAnsi="Times New Roman" w:cs="Times New Roman"/>
        </w:rPr>
        <w:t xml:space="preserve">mosquito </w:t>
      </w:r>
      <w:r w:rsidR="00EF4806">
        <w:rPr>
          <w:rFonts w:ascii="Times New Roman" w:hAnsi="Times New Roman" w:cs="Times New Roman"/>
        </w:rPr>
        <w:t xml:space="preserve">populations </w:t>
      </w:r>
      <w:r w:rsidR="00056016">
        <w:rPr>
          <w:rFonts w:ascii="Times New Roman" w:hAnsi="Times New Roman" w:cs="Times New Roman"/>
        </w:rPr>
        <w:t>(</w:t>
      </w:r>
      <w:r w:rsidR="00E15B48">
        <w:rPr>
          <w:rFonts w:ascii="Times New Roman" w:hAnsi="Times New Roman" w:cs="Times New Roman"/>
        </w:rPr>
        <w:t>e.g.</w:t>
      </w:r>
      <w:r w:rsidR="00056016">
        <w:rPr>
          <w:rFonts w:ascii="Times New Roman" w:hAnsi="Times New Roman" w:cs="Times New Roman"/>
        </w:rPr>
        <w:t xml:space="preserve"> </w:t>
      </w:r>
      <w:r w:rsidR="00056016">
        <w:rPr>
          <w:rFonts w:ascii="Times New Roman" w:hAnsi="Times New Roman" w:cs="Times New Roman"/>
          <w:i/>
        </w:rPr>
        <w:t>Anopheles gambiae</w:t>
      </w:r>
      <w:r w:rsidR="00E15B48">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{"citationItems":[{"id":"ITEM-1","itemData":{"DOI":"10.1046/j.1365-3156.2003.01162.x","ISSN":"13602276","PMID":"14728621","abstract":"We studied the malaria transmission dynamics in Kassena Nankana district (KND), a site in northern Ghana proposed for testing malaria vaccines. Intensive mosquito sampling for 1 year using human landing catches in three micro-ecological sites (irrigated, lowland and rocky highland) yielded 18 228 mosquitoes. Anopheles gambiae s.l. and Anopheles funestus constituted 94.3% of the total collection with 76.8% captured from the irrigated communities. Other species collected but in relatively few numbers were Anopheles pharoensis (5.4%) and Anopheles rufipes (0.3%). Molecular analysis of 728 An. gambiae.s.l. identified Anopheles gambiae s.s. as the most dominant sibling species (97.7%) of the An. gambiae complex from the three ecological sites. Biting rates of the vectors (36.7 bites per man per night) were significantly higher (P &lt; 0.05) in the irrigated area than in the non-irrigated lowland (5.2) and rocky highlands (5.9). Plasmodium falciparum sporozoite rates of 7.2% (295/4075) and 7.1% (269/3773) were estimated for An. gambiae s.s. and An. funestus, respectively. Transmission was highly seasonal, and the heaviest transmission occurred from June to October. The intensity of transmission was higher for people in the irrigated communities than the non-irrigated ones. An overall annual entomological inoculation rate (EIR) of 418 infective bites was estimated in KND. There were microecological variations in the EIRs, with values of 228 infective bites in the rocky highlands, 360 in the lowlands and 630 in the irrigated area. Approximately 60% of malaria transmission in KND occurred indoors during the second half of the night, peaking at daybreak between 04.00 and 06.00 hours. Vaccine trials could be conducted in this district, with timing dependent on the seasonal patterns and intensity of transmission taking into consideration the micro-geographical differences and vaccine trial objectives.","author":[{"dropping-particle":"","family":"Appawu","given":"Maxwell","non-dropping-particle":"","parse-names":false,"suffix":""},{"dropping-particle":"","family":"Owusu-Agyei","given":"Seth","non-dropping-particle":"","parse-names":false,"suffix":""},{"dropping-particle":"","family":"Dadzie","given":"Samuel","non-dropping-particle":"","parse-names":false,"suffix":""},{"dropping-particle":"","family":"Asoala","given":"Victor","non-dropping-particle":"","parse-names":false,"suffix":""},{"dropping-particle":"","family":"Anto","given":"Francis","non-dropping-particle":"","parse-names":false,"suffix":""},{"dropping-particle":"","family":"Koram","given":"Kwadwo","non-dropping-particle":"","parse-names":false,"suffix":""},{"dropping-particle":"","family":"Rogers","given":"William","non-dropping-particle":"","parse-names":false,"suffix":""},{"dropping-particle":"","family":"Nkrumah","given":"Francis","non-dropping-particle":"","parse-names":false,"suffix":""},{"dropping-particle":"","family":"Hoffman","given":"Stephen L.","non-dropping-particle":"","parse-names":false,"suffix":""},{"dropping-particle":"","family":"Fryauff","given":"David J.","non-dropping-particle":"","parse-names":false,"suffix":""}],"container-title":"Tropical Medicine and International Health","id":"ITEM-1","issue":"1","issued":{"date-parts":[["2004","1"]]},"page":"164-170","title":"Malaria transmission dynamics at a site in northern Ghana proposed for testing malaria vaccines","type":"article-journal","volume":"9"},"uris":["http://www.mendeley.com/documents/?uuid=ebef9379-8cfd-3eb5-bc23-044eb8b3253e"]},{"id":"ITEM-2","itemData":{"DOI":"10.4269/ajtmh.2006.75.219","ISSN":"00029637","PMID":"16896122","abstract":"Knowledge of the baseline malaria transmission in a given environment is important to guide malaria control interventions. However, in Uganda, recent information on malaria transmission intensity is lacking. Therefore, a 1-year entomological study was conducted in seven ecologically different sites throughout the country to assess spatial and temporal patterns in malaria transmission intensity. Anopheles gambiae sensu stricto was the main vector in five of the seven study sites, and An. funestus was the most important vector in the two other sites. In a peri-urban village, An. arabiensis contributed substantially to malaria transmission. Clear differences in annual entomological inoculation rates (AEIR) were observed between the study sites, ranging from 4 infective bites per person per year in the southwestern part of the country to &gt;1,500 infective bites per person per year in a swampy area near the Nile River. Between villages with parasite prevalences of ≥80% in children between 1 and 9 years old, a 4-fold difference in AEIR was observed. Based on the observed behavior of the vectors, insecticide-treated bed nets will be highly effective in controlling malaria. However, in the high transmission areas, additional measures will be needed to reduce the malaria burden to acceptable levels. Copyright © 2006 by The American Society of Tropical Medicine and Hygiene.","author":[{"dropping-particle":"","family":"Okello","given":"Paul Edward","non-dropping-particle":"","parse-names":false,"suffix":""},{"dropping-particle":"","family":"Bortel","given":"Win","non-dropping-particle":"Van","parse-names":false,"suffix":""},{"dropping-particle":"","family":"Byaruhanga","given":"Anatol Maranda","non-dropping-particle":"","parse-names":false,"suffix":""},{"dropping-particle":"","family":"Correwyn","given":"Anne","non-dropping-particle":"","parse-names":false,"suffix":""},{"dropping-particle":"","family":"Roelants","given":"Patricia","non-dropping-particle":"","parse-names":false,"suffix":""},{"dropping-particle":"","family":"Talisuna","given":"Ambrose","non-dropping-particle":"","parse-names":false,"suffix":""},{"dropping-particle":"","family":"D'Alessandro","given":"Umberto","non-dropping-particle":"","parse-names":false,"suffix":""},{"dropping-particle":"","family":"Coosemans","given":"Marc","non-dropping-particle":"","parse-names":false,"suffix":""}],"container-title":"American Journal of Tropical Medicine and Hygiene","id":"ITEM-2","issue":"2","issued":{"date-parts":[["2006"]]},"page":"219-225","title":"Variation in malaria transmission intensity in seven sites throughout Uganda","type":"article-journal","volume":"75"},"uris":["http://www.mendeley.com/documents/?uuid=9acdc2b0-8070-3172-b873-eb58bf0df952"]},{"id":"ITEM-3","itemData":{"DOI":"10.1186/1756-3305-4-153","ISSN":"1756-3305","abstract":"Intensive anti-malaria campaigns targeting the Anopheles population have demonstrated substantial reductions in adult mosquito density. Understanding the population dynamics of Anopheles mosquitoes throughout their whole lifecycle is important to assess the likely impact of vector control interventions alone and in combination as well as to aid the design of novel interventions. An ecological model of Anopheles gambiae sensu lato populations incorporating a rainfall-dependent carrying capacity and density-dependent regulation of mosquito larvae in breeding sites is developed. The model is fitted to adult mosquito catch and rainfall data from 8 villages in the Garki District of Nigeria (the 'Garki Project') using Bayesian Markov Chain Monte Carlo methods and prior estimates of parameters derived from the literature. The model is used to compare the impact of vector control interventions directed against adult mosquito stages - long-lasting insecticide treated nets (LLIN), indoor residual spraying (IRS) - and directed against aquatic mosquito stages, alone and in combination on adult mosquito density. A model in which density-dependent regulation occurs in the larval stages via a linear association between larval density and larval death rates provided a good fit to seasonal adult mosquito catches. The effective mosquito reproduction number in the presence of density-dependent regulation is dependent on seasonal rainfall patterns and peaks at the start of the rainy season. In addition to killing adult mosquitoes during the extrinsic incubation period, LLINs and IRS also result in less eggs being oviposited in breeding sites leading to further reductions in adult mosquito density. Combining interventions such as the application of larvicidal or pupacidal agents that target the aquatic stages of the mosquito lifecycle with LLINs or IRS can lead to substantial reductions in adult mosquito density. Density-dependent regulation of anopheline larvae in breeding sites ensures robust, stable mosquito populations that can persist in the face of intensive vector control interventions. Selecting combinations of interventions that target different stages in the vector's lifecycle will result in maximum reductions in mosquito density.","author":[{"dropping-particle":"","family":"White","given":"Michael T","non-dropping-particle":"","parse-names":false,"suffix":""},{"dropping-particle":"","family":"Griffin","given":"Jamie T","non-dropping-particle":"","parse-names":false,"suffix":""},{"dropping-particle":"","family":"Churcher","given":"Thomas S","non-dropping-particle":"","parse-names":false,"suffix":""},{"dropping-particle":"","family":"Ferguson","given":"Neil M","non-dropping-particle":"","parse-names":false,"suffix":""},{"dropping-particle":"","family":"Basáñez","given":"María-Gloria","non-dropping-particle":"","parse-names":false,"suffix":""},{"dropping-particle":"","family":"Ghani","given":"Azra C","non-dropping-particle":"","parse-names":false,"suffix":""}],"container-title":"Parasites &amp; Vectors","id":"ITEM-3","issue":"1","issued":{"date-parts":[["2011","7","28"]]},"page":"153","publisher":"BioMed Central","title":"Modelling the impact of vector control interventions on Anopheles gambiae population dynamics","type":"article-journal","volume":"4"},"uris":["http://www.mendeley.com/documents/?uuid=730b64be-de1d-3e0a-b443-791e33bb8d67"]}],"mendeley":{"formattedCitation":"&lt;sup&gt;18–20&lt;/sup&gt;","plainTextFormattedCitation":"18–20","previouslyFormattedCitation":"&lt;sup&gt;18–20&lt;/sup&gt;"},"properties":{"noteIndex":0},"schema":"https://github.com/citation-style-language/schema/raw/master/csl-citation.json"}</w:instrText>
      </w:r>
      <w:r w:rsidR="00E15B48">
        <w:rPr>
          <w:rFonts w:ascii="Times New Roman" w:hAnsi="Times New Roman" w:cs="Times New Roman"/>
        </w:rPr>
        <w:fldChar w:fldCharType="separate"/>
      </w:r>
      <w:r w:rsidR="006E0AAB" w:rsidRPr="006E0AAB">
        <w:rPr>
          <w:rFonts w:ascii="Times New Roman" w:hAnsi="Times New Roman" w:cs="Times New Roman"/>
          <w:noProof/>
          <w:vertAlign w:val="superscript"/>
        </w:rPr>
        <w:t>18–20</w:t>
      </w:r>
      <w:r w:rsidR="00E15B48">
        <w:rPr>
          <w:rFonts w:ascii="Times New Roman" w:hAnsi="Times New Roman" w:cs="Times New Roman"/>
        </w:rPr>
        <w:fldChar w:fldCharType="end"/>
      </w:r>
      <w:r w:rsidR="00E15B48">
        <w:rPr>
          <w:rFonts w:ascii="Times New Roman" w:hAnsi="Times New Roman" w:cs="Times New Roman"/>
        </w:rPr>
        <w:t xml:space="preserve"> for African settings</w:t>
      </w:r>
      <w:r w:rsidR="00536032">
        <w:rPr>
          <w:rFonts w:ascii="Times New Roman" w:hAnsi="Times New Roman" w:cs="Times New Roman"/>
        </w:rPr>
        <w:t xml:space="preserve">, </w:t>
      </w:r>
      <w:r w:rsidR="00E15B48">
        <w:rPr>
          <w:rFonts w:ascii="Times New Roman" w:hAnsi="Times New Roman" w:cs="Times New Roman"/>
          <w:i/>
        </w:rPr>
        <w:t>Anopheles culicifacies</w:t>
      </w:r>
      <w:r w:rsidR="00E15B48">
        <w:rPr>
          <w:rFonts w:ascii="Times New Roman" w:hAnsi="Times New Roman" w:cs="Times New Roman"/>
          <w:i/>
        </w:rPr>
        <w:fldChar w:fldCharType="begin" w:fldLock="1"/>
      </w:r>
      <w:r w:rsidR="004817C7">
        <w:rPr>
          <w:rFonts w:ascii="Times New Roman" w:hAnsi="Times New Roman" w:cs="Times New Roman"/>
          <w:i/>
        </w:rPr>
        <w:instrText>ADDIN CSL_CITATION {"citationItems":[{"id":"ITEM-1","itemData":{"ISSN":"8756-971X","PMID":"10480116","abstract":"A longitudinal study (1993-94) on malaria was conducted in Dungaria, a typical forest fringe tribal village in Mandla district of central India (Madhya Pradesh). Our initial objective was to obtain in-depth baseline data on malaria transmission in the tribal village to elucidate the factors responsible for persistent malaria in the area and thereby to help in formulating an improved malaria control program. Anopheles culicifacies Giles was the predominant vector of malaria, although Anopheles fluviatilis James were recorded in small numbers. The transmission season was from May to November. Analysis of the malaria cases revealed hyperendemic malaria, with Plasmodium falciparum the predominant species. The prevalence of Plasmodium vivax was mainly in the summer and that of P. falciparum in autumn. The study suggested that a number of factors were responsible for the continuation of malaria transmission in the village.","author":[{"dropping-particle":"","family":"Singh","given":"N","non-dropping-particle":"","parse-names":false,"suffix":""},{"dropping-particle":"","family":"Mishra","given":"A K","non-dropping-particle":"","parse-names":false,"suffix":""},{"dropping-particle":"","family":"Chand","given":"S K","non-dropping-particle":"","parse-names":false,"suffix":""},{"dropping-particle":"","family":"Sharma","given":"V P","non-dropping-particle":"","parse-names":false,"suffix":""}],"container-title":"Journal of the American Mosquito Control Association","id":"ITEM-1","issue":"3","issued":{"date-parts":[["1999","9"]]},"page":"283-90","title":"Population dynamics of Anopheles culicifacies and malaria in the tribal area of central India.","type":"article-journal","volume":"15"},"uris":["http://www.mendeley.com/documents/?uuid=5970f06d-8cd6-30cc-aa97-05d2c070eebb"]}],"mendeley":{"formattedCitation":"&lt;sup&gt;21&lt;/sup&gt;","plainTextFormattedCitation":"21","previouslyFormattedCitation":"&lt;sup&gt;21&lt;/sup&gt;"},"properties":{"noteIndex":0},"schema":"https://github.com/citation-style-language/schema/raw/master/csl-citation.json"}</w:instrText>
      </w:r>
      <w:r w:rsidR="00E15B48">
        <w:rPr>
          <w:rFonts w:ascii="Times New Roman" w:hAnsi="Times New Roman" w:cs="Times New Roman"/>
          <w:i/>
        </w:rPr>
        <w:fldChar w:fldCharType="separate"/>
      </w:r>
      <w:r w:rsidR="006E0AAB" w:rsidRPr="006E0AAB">
        <w:rPr>
          <w:rFonts w:ascii="Times New Roman" w:hAnsi="Times New Roman" w:cs="Times New Roman"/>
          <w:noProof/>
          <w:vertAlign w:val="superscript"/>
        </w:rPr>
        <w:t>21</w:t>
      </w:r>
      <w:r w:rsidR="00E15B48">
        <w:rPr>
          <w:rFonts w:ascii="Times New Roman" w:hAnsi="Times New Roman" w:cs="Times New Roman"/>
          <w:i/>
        </w:rPr>
        <w:fldChar w:fldCharType="end"/>
      </w:r>
      <w:r w:rsidR="00E15B48">
        <w:rPr>
          <w:rFonts w:ascii="Times New Roman" w:hAnsi="Times New Roman" w:cs="Times New Roman"/>
        </w:rPr>
        <w:t xml:space="preserve"> and </w:t>
      </w:r>
      <w:r w:rsidR="00E15B48">
        <w:rPr>
          <w:rFonts w:ascii="Times New Roman" w:hAnsi="Times New Roman" w:cs="Times New Roman"/>
          <w:i/>
        </w:rPr>
        <w:t>Anopheles dirus</w:t>
      </w:r>
      <w:r w:rsidR="00E15B48">
        <w:rPr>
          <w:rFonts w:ascii="Times New Roman" w:hAnsi="Times New Roman" w:cs="Times New Roman"/>
          <w:i/>
        </w:rPr>
        <w:fldChar w:fldCharType="begin" w:fldLock="1"/>
      </w:r>
      <w:r w:rsidR="004817C7">
        <w:rPr>
          <w:rFonts w:ascii="Times New Roman" w:hAnsi="Times New Roman" w:cs="Times New Roman"/>
          <w:i/>
        </w:rPr>
        <w:instrText>ADDIN CSL_CITATION {"citationItems":[{"id":"ITEM-1","itemData":{"DOI":"10.1186/1475-2875-6-26","ISSN":"14752875","abstract":"The Anopheles dirus complex includes efficient malaria vectors of the Asian forested zone. Studies suggest ecological and biological differences between the species of the complex but variations within species suggest possible environmental influences. Behavioural variation might determine vector capacity and adaptation to changing environment. It is thus necessary to clarify the species distributions and the influences of environment on behavioural heterogeneity. A literature review highlights variation between species, influences of environmental drivers, and consequences on vector status and control. The localisation of collection sites from the literature and from a recent project (MALVECASIA) produces detailed species distributions maps. These facilitate species identification and analysis of environmental influences. The maps give a good overview of species distributions. If species status partly explains behavioural heterogeneity, occurrence and vectorial status, some environmental drivers have at least the same importance. Those include rainfall, temperature, humidity, shade, soil type, water chemistry and moon phase. Most factors are probably constantly favourable in forest. Biological specificities, behaviour and high human-vector contact in the forest can explain the association of this complex with high malaria prevalence, multi-drug resistant Plasmodium falciparum and partial control failure of forest malaria in Southeast Asia. Environmental and human factors seem better than species specificities at explaining behavioural heterogeneity. Although forest seems essential for mosquito survival, adaptations to orchards and wells have been recorded. Understanding the relationship between landscape components and mosquito population is a priority in foreseeing the influence of land-cover changes on malaria occurrence and in shaping control strategies for the future.","author":[{"dropping-particle":"","family":"Obsomer","given":"Valérie","non-dropping-particle":"","parse-names":false,"suffix":""},{"dropping-particle":"","family":"Defourny","given":"Pierre","non-dropping-particle":"","parse-names":false,"suffix":""},{"dropping-particle":"","family":"Coosemans","given":"Marc","non-dropping-particle":"","parse-names":false,"suffix":""}],"container-title":"Malaria Journal","id":"ITEM-1","issue":"1","issued":{"date-parts":[["2007","3","6"]]},"page":"26","publisher":"BioMed Central","title":"The Anopheles dirus complex: spatial distribution and environmental drivers","type":"article-journal","volume":"6"},"uris":["http://www.mendeley.com/documents/?uuid=44d4fc12-7488-34fd-8bee-69929c6ae26f"]}],"mendeley":{"formattedCitation":"&lt;sup&gt;22&lt;/sup&gt;","plainTextFormattedCitation":"22","previouslyFormattedCitation":"&lt;sup&gt;22&lt;/sup&gt;"},"properties":{"noteIndex":0},"schema":"https://github.com/citation-style-language/schema/raw/master/csl-citation.json"}</w:instrText>
      </w:r>
      <w:r w:rsidR="00E15B48">
        <w:rPr>
          <w:rFonts w:ascii="Times New Roman" w:hAnsi="Times New Roman" w:cs="Times New Roman"/>
          <w:i/>
        </w:rPr>
        <w:fldChar w:fldCharType="separate"/>
      </w:r>
      <w:r w:rsidR="006E0AAB" w:rsidRPr="006E0AAB">
        <w:rPr>
          <w:rFonts w:ascii="Times New Roman" w:hAnsi="Times New Roman" w:cs="Times New Roman"/>
          <w:noProof/>
          <w:vertAlign w:val="superscript"/>
        </w:rPr>
        <w:t>22</w:t>
      </w:r>
      <w:r w:rsidR="00E15B48">
        <w:rPr>
          <w:rFonts w:ascii="Times New Roman" w:hAnsi="Times New Roman" w:cs="Times New Roman"/>
          <w:i/>
        </w:rPr>
        <w:fldChar w:fldCharType="end"/>
      </w:r>
      <w:r w:rsidR="00E15B48">
        <w:rPr>
          <w:rFonts w:ascii="Times New Roman" w:hAnsi="Times New Roman" w:cs="Times New Roman"/>
        </w:rPr>
        <w:t xml:space="preserve"> across </w:t>
      </w:r>
      <w:r w:rsidR="00BB5043">
        <w:rPr>
          <w:rFonts w:ascii="Times New Roman" w:hAnsi="Times New Roman" w:cs="Times New Roman"/>
        </w:rPr>
        <w:t xml:space="preserve">India and </w:t>
      </w:r>
      <w:r w:rsidR="00E15B48">
        <w:rPr>
          <w:rFonts w:ascii="Times New Roman" w:hAnsi="Times New Roman" w:cs="Times New Roman"/>
        </w:rPr>
        <w:t>south</w:t>
      </w:r>
      <w:r w:rsidR="00BB5043">
        <w:rPr>
          <w:rFonts w:ascii="Times New Roman" w:hAnsi="Times New Roman" w:cs="Times New Roman"/>
        </w:rPr>
        <w:t>-East</w:t>
      </w:r>
      <w:r w:rsidR="00E15B48">
        <w:rPr>
          <w:rFonts w:ascii="Times New Roman" w:hAnsi="Times New Roman" w:cs="Times New Roman"/>
        </w:rPr>
        <w:t xml:space="preserve"> Asia</w:t>
      </w:r>
      <w:r w:rsidR="00056016">
        <w:rPr>
          <w:rFonts w:ascii="Times New Roman" w:hAnsi="Times New Roman" w:cs="Times New Roman"/>
        </w:rPr>
        <w:t xml:space="preserve">) and </w:t>
      </w:r>
      <w:r>
        <w:rPr>
          <w:rFonts w:ascii="Times New Roman" w:hAnsi="Times New Roman" w:cs="Times New Roman"/>
        </w:rPr>
        <w:t xml:space="preserve">malaria </w:t>
      </w:r>
      <w:r w:rsidR="00AD34E3">
        <w:rPr>
          <w:rFonts w:ascii="Times New Roman" w:hAnsi="Times New Roman" w:cs="Times New Roman"/>
        </w:rPr>
        <w:t>cases</w:t>
      </w:r>
      <w:r w:rsidR="00056016">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{"citationItems":[{"id":"ITEM-1","itemData":{"DOI":"10.1038/ncomms1879","ISSN":"2041-1723","abstract":"Seasonal malaria chemoprevention can lower the incidence of malaria in areas where transmission is highly periodical. Combining data on rainfall, population and malaria endemicity, Cairns et al. identify geographical areas in sub-Saharan Africa where this intervention is likely to be effective and cost-effective.","author":[{"dropping-particle":"","family":"Cairns","given":"Matthew","non-dropping-particle":"","parse-names":false,"suffix":""},{"dropping-particle":"","family":"Roca-Feltrer","given":"Arantxa","non-dropping-particle":"","parse-names":false,"suffix":""},{"dropping-particle":"","family":"Garske","given":"Tini","non-dropping-particle":"","parse-names":false,"suffix":""},{"dropping-particle":"","family":"Wilson","given":"Anne L.","non-dropping-particle":"","parse-names":false,"suffix":""},{"dropping-particle":"","family":"Diallo","given":"Diadier","non-dropping-particle":"","parse-names":false,"suffix":""},{"dropping-particle":"","family":"Milligan","given":"Paul J.","non-dropping-particle":"","parse-names":false,"suffix":""},{"dropping-particle":"","family":"Ghani","given":"Azra C","non-dropping-particle":"","parse-names":false,"suffix":""},{"dropping-particle":"","family":"Greenwood","given":"Brian M.","non-dropping-particle":"","parse-names":false,"suffix":""}],"container-title":"Nature Communications","id":"ITEM-1","issue":"1","issued":{"date-parts":[["2012","1","6"]]},"page":"881","publisher":"Nature Publishing Group","title":"Estimating the potential public health impact of seasonal malaria chemoprevention in African children","type":"article-journal","volume":"3"},"uris":["http://www.mendeley.com/documents/?uuid=4cc08ff4-f51f-33f7-a967-34f41e17b8b9"]}],"mendeley":{"formattedCitation":"&lt;sup&gt;23&lt;/sup&gt;","plainTextFormattedCitation":"23","previouslyFormattedCitation":"&lt;sup&gt;23&lt;/sup&gt;"},"properties":{"noteIndex":0},"schema":"https://github.com/citation-style-language/schema/raw/master/csl-citation.json"}</w:instrText>
      </w:r>
      <w:r w:rsidR="00056016">
        <w:rPr>
          <w:rFonts w:ascii="Times New Roman" w:hAnsi="Times New Roman" w:cs="Times New Roman"/>
        </w:rPr>
        <w:fldChar w:fldCharType="separate"/>
      </w:r>
      <w:r w:rsidR="006E0AAB" w:rsidRPr="006E0AAB">
        <w:rPr>
          <w:rFonts w:ascii="Times New Roman" w:hAnsi="Times New Roman" w:cs="Times New Roman"/>
          <w:noProof/>
          <w:vertAlign w:val="superscript"/>
        </w:rPr>
        <w:t>23</w:t>
      </w:r>
      <w:r w:rsidR="00056016">
        <w:rPr>
          <w:rFonts w:ascii="Times New Roman" w:hAnsi="Times New Roman" w:cs="Times New Roman"/>
        </w:rPr>
        <w:fldChar w:fldCharType="end"/>
      </w:r>
      <w:r w:rsidR="00AD34E3">
        <w:rPr>
          <w:rFonts w:ascii="Times New Roman" w:hAnsi="Times New Roman" w:cs="Times New Roman"/>
        </w:rPr>
        <w:t xml:space="preserve"> </w:t>
      </w:r>
      <w:r w:rsidR="0045068A">
        <w:rPr>
          <w:rFonts w:ascii="Times New Roman" w:hAnsi="Times New Roman" w:cs="Times New Roman"/>
        </w:rPr>
        <w:t>has been observed</w:t>
      </w:r>
      <w:r w:rsidR="00AD34E3">
        <w:rPr>
          <w:rFonts w:ascii="Times New Roman" w:hAnsi="Times New Roman" w:cs="Times New Roman"/>
        </w:rPr>
        <w:t xml:space="preserve"> in many locations</w:t>
      </w:r>
      <w:r w:rsidR="0045068A">
        <w:rPr>
          <w:rFonts w:ascii="Times New Roman" w:hAnsi="Times New Roman" w:cs="Times New Roman"/>
        </w:rPr>
        <w:t xml:space="preserve">, </w:t>
      </w:r>
      <w:r w:rsidR="00EF4806">
        <w:rPr>
          <w:rFonts w:ascii="Times New Roman" w:hAnsi="Times New Roman" w:cs="Times New Roman"/>
        </w:rPr>
        <w:t xml:space="preserve">the </w:t>
      </w:r>
      <w:r w:rsidR="00D76E15">
        <w:rPr>
          <w:rFonts w:ascii="Times New Roman" w:hAnsi="Times New Roman" w:cs="Times New Roman"/>
        </w:rPr>
        <w:t xml:space="preserve">strength and extent of this relationship </w:t>
      </w:r>
      <w:r w:rsidR="00EF4806">
        <w:rPr>
          <w:rFonts w:ascii="Times New Roman" w:hAnsi="Times New Roman" w:cs="Times New Roman"/>
        </w:rPr>
        <w:t xml:space="preserve">is highly </w:t>
      </w:r>
      <w:r w:rsidR="00EF4806">
        <w:rPr>
          <w:rFonts w:ascii="Times New Roman" w:hAnsi="Times New Roman" w:cs="Times New Roman"/>
        </w:rPr>
        <w:lastRenderedPageBreak/>
        <w:t>variable</w:t>
      </w:r>
      <w:r w:rsidR="00D76E15">
        <w:rPr>
          <w:rFonts w:ascii="Times New Roman" w:hAnsi="Times New Roman" w:cs="Times New Roman"/>
        </w:rPr>
        <w:t>.</w:t>
      </w:r>
      <w:r w:rsidR="008F21A9">
        <w:rPr>
          <w:rFonts w:ascii="Times New Roman" w:hAnsi="Times New Roman" w:cs="Times New Roman"/>
        </w:rPr>
        <w:t xml:space="preserve"> </w:t>
      </w:r>
      <w:r w:rsidR="00693C8E">
        <w:rPr>
          <w:rFonts w:ascii="Times New Roman" w:hAnsi="Times New Roman" w:cs="Times New Roman"/>
        </w:rPr>
        <w:t xml:space="preserve">For example, </w:t>
      </w:r>
      <w:r w:rsidR="00D76E15" w:rsidRPr="00365BE1">
        <w:rPr>
          <w:rFonts w:ascii="Times New Roman" w:hAnsi="Times New Roman" w:cs="Times New Roman"/>
          <w:i/>
        </w:rPr>
        <w:t xml:space="preserve">Anopheles </w:t>
      </w:r>
      <w:proofErr w:type="spellStart"/>
      <w:r w:rsidR="00D76E15" w:rsidRPr="00365BE1">
        <w:rPr>
          <w:rFonts w:ascii="Times New Roman" w:hAnsi="Times New Roman" w:cs="Times New Roman"/>
          <w:i/>
        </w:rPr>
        <w:t>funestus</w:t>
      </w:r>
      <w:proofErr w:type="spellEnd"/>
      <w:r w:rsidR="00D76E15" w:rsidRPr="00365BE1">
        <w:rPr>
          <w:rFonts w:ascii="Times New Roman" w:hAnsi="Times New Roman" w:cs="Times New Roman"/>
        </w:rPr>
        <w:t xml:space="preserve"> </w:t>
      </w:r>
      <w:r w:rsidR="00D76E15">
        <w:rPr>
          <w:rFonts w:ascii="Times New Roman" w:hAnsi="Times New Roman" w:cs="Times New Roman"/>
        </w:rPr>
        <w:t xml:space="preserve">populations </w:t>
      </w:r>
      <w:r w:rsidR="003E5175">
        <w:rPr>
          <w:rFonts w:ascii="Times New Roman" w:hAnsi="Times New Roman" w:cs="Times New Roman"/>
        </w:rPr>
        <w:t xml:space="preserve">frequently lack such </w:t>
      </w:r>
      <w:r w:rsidR="00D76E15">
        <w:rPr>
          <w:rFonts w:ascii="Times New Roman" w:hAnsi="Times New Roman" w:cs="Times New Roman"/>
        </w:rPr>
        <w:t>marked</w:t>
      </w:r>
      <w:r w:rsidR="00D76E15" w:rsidRPr="00365BE1">
        <w:rPr>
          <w:rFonts w:ascii="Times New Roman" w:hAnsi="Times New Roman" w:cs="Times New Roman"/>
        </w:rPr>
        <w:t xml:space="preserve"> </w:t>
      </w:r>
      <w:r w:rsidR="003E5175">
        <w:rPr>
          <w:rFonts w:ascii="Times New Roman" w:hAnsi="Times New Roman" w:cs="Times New Roman"/>
        </w:rPr>
        <w:t xml:space="preserve">seasonal </w:t>
      </w:r>
      <w:r w:rsidR="00D76E15" w:rsidRPr="00365BE1">
        <w:rPr>
          <w:rFonts w:ascii="Times New Roman" w:hAnsi="Times New Roman" w:cs="Times New Roman"/>
        </w:rPr>
        <w:t>fluctuations in population abundance</w:t>
      </w:r>
      <w:r w:rsidR="003E5175">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{"citationItems":[{"id":"ITEM-1","itemData":{"DOI":"10.1603/0022-2585-41.5.901","ISSN":"0022-2585","abstract":"An entomological survey was conducted on vectors of malaria in a village of the forest-savannah transition area in Cameroon from February 1999 to October 2000. A total of 2,050 anopheline mosquitoes belonging to eight species were caught 1) after landing on human volunteers, 2) by using pyrethrum spray collections in human dwellings, and 3) in resting sites outdoors. Anopheles funestus Giles was the most abundant species (accounting for 91% of anophelines caught) followed by Anopheles gambiae Giles (7%). Applying polymerase chain reaction led to the identification of all specimens of the An. funestus group as An. funestus sensu stricto and mosquitoes from the An. gambiae complex were mostly An. gambiae sensu stricto of the S molecular form. Malaria transmission was perennial with an entomological inoculation rate estimated at 172 infective bites per person during the period of study. An. funestus was responsible for 88% of the total malaria transmission, with a Plasmodium falciparum circumsporozoíte rate of 6.8% and an anthropophilic rate of 99.3%. These results confirm that in high agricultural activity areas, An. funestus can be, by far, the major malaria vector.","author":[{"dropping-particle":"","family":"Cohuet","given":"Anna","non-dropping-particle":"","parse-names":false,"suffix":""},{"dropping-particle":"","family":"Simard","given":"Frederic","non-dropping-particle":"","parse-names":false,"suffix":""},{"dropping-particle":"","family":"Wondji","given":"Charles S.","non-dropping-particle":"","parse-names":false,"suffix":""},{"dropping-particle":"","family":"Antonio-Nkondjio","given":"Christophe","non-dropping-particle":"","parse-names":false,"suffix":""},{"dropping-particle":"","family":"Awono-Ambene","given":"Parfait","non-dropping-particle":"","parse-names":false,"suffix":""},{"dropping-particle":"","family":"Fontenille","given":"Didier","non-dropping-particle":"","parse-names":false,"suffix":""}],"container-title":"Journal of Medical Entomology","id":"ITEM-1","issue":"5","issued":{"date-parts":[["2004","9","1"]]},"page":"901-905","publisher":"Oxford University Press (OUP)","title":" High Malaria Transmission Intensity Due to Anopheles funestus (Diptera: Culicidae) in a Village of Savannah–Forest Transition Area in Cameroon ","type":"article-journal","volume":"41"},"uris":["http://www.mendeley.com/documents/?uuid=14ce84fb-8738-368f-bb91-f3abde935785"]},{"id":"ITEM-2","itemData":{"DOI":"10.1046/j.1365-2915.2000.00228.x","ISSN":"0269283X","abstract":"Transmission characteristics of malaria were studied in Matola, a coastal suburb of Maputo, the capital City, in southern Mozambique, from November 1994 to April 1996. The local climate alternates between cool dry season (May-October) and hot rainy season (November-April) with mean annual rainfall 650-850 mm. Saltmarsh and freshwater pools provide mosquito breeding sites in Matola. Malaria prevalence reached ~60% among people living nearest to the main breeding sites of the vectors. Plasmodium falciparum caused 97% of malaria cases, others being P. malariae and P. ovale. Potential malaria vector mosquitoes (Diptera: Culicidae) collected at Matola during daytime indoor-resting (n = 1021) and on human bait at night (n = 5893) comprised 12% Anopheles coustani Laveran (93% biting outdoors), 46% An. funestus Giles (68% biting indoors) and 42% An. gambiae Giles sensu lato (60% biting outdoors). All 215 specimens of An. gambiae s.l. identified genetically were An. arabiensis Patton. Anopheles funestus populations remained stable throughout the year, whereas densities of the An. gambiae complex fluctuated considerably, with An. arabiensis peaking during the rainy season. No concomitant rise in malaria incidence was observed. Human landing indices of An. funestus and An. arabiensis averaged 1.8 and 3.8 per man-night, respectively. Overall Plasmodium sporozoite rates were 2.42 ± 1.24% in 2181 An. funestus and 1.11 ± 1.25% in 1689 An. arabiensis dissected and examined microscopically. Mean daily survival rates were 0.79 for both vector species. Estimated infective bites/person/year were 15 An. funestus and 12 An. arabiensis. Biting rates were greatest at 2100-24.00 hours for An. funestus (68% endophagic) and 21.00-03.00 hours for An. arabiensis (40% endophagic). The entomological inoculation rate (EIR) declined sharply over very short distances (50% per 90 m) away from breeding-sites of the vectors. Consequently, P. falciparum prevalence among Matola residents Was halved 350 m within the town. Implications for the protective effectiveness of a 'cordon sanitaire' by residual house-spraying and/or the use of insecticide-treated bednets are discussed.","author":[{"dropping-particle":"","family":"Mendis","given":"C.","non-dropping-particle":"","parse-names":false,"suffix":""},{"dropping-particle":"","family":"Jacobsen","given":"J. L.","non-dropping-particle":"","parse-names":false,"suffix":""},{"dropping-particle":"","family":"Gamage-Mendis","given":"A.","non-dropping-particle":"","parse-names":false,"suffix":""},{"dropping-particle":"","family":"Bule","given":"E.","non-dropping-particle":"","parse-names":false,"suffix":""},{"dropping-particle":"","family":"Dgedge","given":"M.","non-dropping-particle":"","parse-names":false,"suffix":""},{"dropping-particle":"","family":"Thompson","given":"R.","non-dropping-particle":"","parse-names":false,"suffix":""},{"dropping-particle":"","family":"Cuamba","given":"N.","non-dropping-particle":"","parse-names":false,"suffix":""},{"dropping-particle":"","family":"Barreto","given":"J.","non-dropping-particle":"","parse-names":false,"suffix":""},{"dropping-particle":"","family":"Begtrup","given":"K.","non-dropping-particle":"","parse-names":false,"suffix":""},{"dropping-particle":"","family":"Sinden","given":"R. E.","non-dropping-particle":"","parse-names":false,"suffix":""},{"dropping-particle":"","family":"Høgh","given":"B.","non-dropping-particle":"","parse-names":false,"suffix":""}],"container-title":"Medical and Veterinary Entomology","id":"ITEM-2","issue":"2","issued":{"date-parts":[["2000"]]},"page":"171-180","title":"Anopheles arabiensis and An. funestus are equally important vectors of malaria in Matola coastal suburb of Maputo, southern Mozambique","type":"article-journal","volume":"14"},"uris":["http://www.mendeley.com/documents/?uuid=f82b5fac-0a13-3016-8dda-a348657946d0"]}],"mendeley":{"formattedCitation":"&lt;sup&gt;24,25&lt;/sup&gt;","plainTextFormattedCitation":"24,25","previouslyFormattedCitation":"&lt;sup&gt;24,25&lt;/sup&gt;"},"properties":{"noteIndex":0},"schema":"https://github.com/citation-style-language/schema/raw/master/csl-citation.json"}</w:instrText>
      </w:r>
      <w:r w:rsidR="003E5175">
        <w:rPr>
          <w:rFonts w:ascii="Times New Roman" w:hAnsi="Times New Roman" w:cs="Times New Roman"/>
        </w:rPr>
        <w:fldChar w:fldCharType="separate"/>
      </w:r>
      <w:r w:rsidR="006E0AAB" w:rsidRPr="006E0AAB">
        <w:rPr>
          <w:rFonts w:ascii="Times New Roman" w:hAnsi="Times New Roman" w:cs="Times New Roman"/>
          <w:noProof/>
          <w:vertAlign w:val="superscript"/>
        </w:rPr>
        <w:t>24,25</w:t>
      </w:r>
      <w:r w:rsidR="003E5175">
        <w:rPr>
          <w:rFonts w:ascii="Times New Roman" w:hAnsi="Times New Roman" w:cs="Times New Roman"/>
        </w:rPr>
        <w:fldChar w:fldCharType="end"/>
      </w:r>
      <w:r w:rsidR="00693C8E">
        <w:rPr>
          <w:rFonts w:ascii="Times New Roman" w:hAnsi="Times New Roman" w:cs="Times New Roman"/>
        </w:rPr>
        <w:t xml:space="preserve"> (a feature typically attributed </w:t>
      </w:r>
      <w:r w:rsidR="00D76E15" w:rsidRPr="00365BE1">
        <w:rPr>
          <w:rFonts w:ascii="Times New Roman" w:hAnsi="Times New Roman" w:cs="Times New Roman"/>
        </w:rPr>
        <w:t xml:space="preserve">to its </w:t>
      </w:r>
      <w:r w:rsidR="003E5175">
        <w:rPr>
          <w:rFonts w:ascii="Times New Roman" w:hAnsi="Times New Roman" w:cs="Times New Roman"/>
        </w:rPr>
        <w:t>capacity to exploit</w:t>
      </w:r>
      <w:r w:rsidR="00D76E15" w:rsidRPr="00365BE1">
        <w:rPr>
          <w:rFonts w:ascii="Times New Roman" w:hAnsi="Times New Roman" w:cs="Times New Roman"/>
        </w:rPr>
        <w:t xml:space="preserve"> large permanent/semi-permanent bodies of fresh water as breeding habitat</w:t>
      </w:r>
      <w:r w:rsidR="00D76E15">
        <w:rPr>
          <w:rFonts w:ascii="Times New Roman" w:hAnsi="Times New Roman" w:cs="Times New Roman"/>
        </w:rPr>
        <w:t>s</w:t>
      </w:r>
      <w:r w:rsidR="00D76E15" w:rsidRPr="00365BE1">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{"citationItems":[{"id":"ITEM-1","itemData":{"DOI":"10.1186/1756-3305-3-117","ISSN":"1756-3305","abstract":"This is the second in a series of three articles documenting the geographical distribution of 41 dominant vector species (DVS) of human malaria. The first paper addressed the DVS of the Americas and the third will consider those of the Asian Pacific Region. Here, the DVS of Africa, Europe and the Middle East are discussed. The continent of Africa experiences the bulk of the global malaria burden due in part to the presence of the An. gambiae complex. Anopheles gambiae is one of four DVS within the An. gambiae complex, the others being An. arabiensis and the coastal An. merus and An. melas. There are a further three, highly anthropophilic DVS in Africa, An. funestus, An. moucheti and An. nili. Conversely, across Europe and the Middle East, malaria transmission is low and frequently absent, despite the presence of six DVS. To help control malaria in Africa and the Middle East, or to identify the risk of its re-emergence in Europe, the contemporary distribution and bionomics of the relevant DVS are needed. A contemporary database of occurrence data, compiled from the formal literature and other relevant resources, resulted in the collation of information for seven DVS from 44 countries in Africa containing 4234 geo-referenced, independent sites. In Europe and the Middle East, six DVS were identified from 2784 geo-referenced sites across 49 countries. These occurrence data were combined with expert opinion ranges and a suite of environmental and climatic variables of relevance to anopheline ecology to produce predictive distribution maps using the Boosted Regression Tree (BRT) method. The predicted geographic extent for the following DVS (or species/suspected species complex*) is provided for Africa: Anopheles (Cellia) arabiensis, An. (Cel.) funestus*, An. (Cel.) gambiae, An. (Cel.) melas, An. (Cel.) merus, An. (Cel.) moucheti and An. (Cel.) nili*, and in the European and Middle Eastern Region: An. (Anopheles) atroparvus, An. (Ano.) labranchiae, An. (Ano.) messeae, An. (Ano.) sacharovi, An. (Cel.) sergentii and An. (Cel.) superpictus*. These maps are presented alongside a bionomics summary for each species relevant to its control.","author":[{"dropping-particle":"","family":"Sinka","given":"Marianne E","non-dropping-particle":"","parse-names":false,"suffix":""},{"dropping-particle":"","family":"Bangs","given":"Michael J","non-dropping-particle":"","parse-names":false,"suffix":""},{"dropping-particle":"","family":"Manguin","given":"Sylvie","non-dropping-particle":"","parse-names":false,"suffix":""},{"dropping-particle":"","family":"Coetzee","given":"Maureen","non-dropping-particle":"","parse-names":false,"suffix":""},{"dropping-particle":"","family":"Mbogo","given":"Charles M","non-dropping-particle":"","parse-names":false,"suffix":""},{"dropping-particle":"","family":"Hemingway","given":"Janet","non-dropping-particle":"","parse-names":false,"suffix":""},{"dropping-particle":"","family":"Patil","given":"Anand P","non-dropping-particle":"","parse-names":false,"suffix":""},{"dropping-particle":"","family":"Temperley","given":"Will H","non-dropping-particle":"","parse-names":false,"suffix":""},{"dropping-particle":"","family":"Gething","given":"Peter W","non-dropping-particle":"","parse-names":false,"suffix":""},{"dropping-particle":"","family":"Kabaria","given":"Caroline W","non-dropping-particle":"","parse-names":false,"suffix":""},{"dropping-particle":"","family":"Okara","given":"Robi M","non-dropping-particle":"","parse-names":false,"suffix":""},{"dropping-particle":"","family":"Boeckel","given":"Thomas","non-dropping-particle":"Van","parse-names":false,"suffix":""},{"dropping-particle":"","family":"Godfray","given":"H Charles J","non-dropping-particle":"","parse-names":false,"suffix":""},{"dropping-particle":"","family":"Harbach","given":"Ralph E","non-dropping-particle":"","parse-names":false,"suffix":""},{"dropping-particle":"","family":"Hay","given":"Simon I","non-dropping-particle":"","parse-names":false,"suffix":""}],"container-title":"Parasites &amp; Vectors","id":"ITEM-1","issue":"1","issued":{"date-parts":[["2010","12","3"]]},"page":"117","publisher":"BioMed Central","title":"The dominant Anopheles vectors of human malaria in Africa, Europe and the Middle East: occurrence data, distribution maps and bionomic précis","type":"article-journal","volume":"3"},"uris":["http://www.mendeley.com/documents/?uuid=25883bd8-766a-3bb5-a6a9-6915b63922fd"]}],"mendeley":{"formattedCitation":"&lt;sup&gt;26&lt;/sup&gt;","plainTextFormattedCitation":"26","previouslyFormattedCitation":"&lt;sup&gt;26&lt;/sup&gt;"},"properties":{"noteIndex":0},"schema":"https://github.com/citation-style-language/schema/raw/master/csl-citation.json"}</w:instrText>
      </w:r>
      <w:r w:rsidR="00D76E15" w:rsidRPr="00365BE1">
        <w:rPr>
          <w:rFonts w:ascii="Times New Roman" w:hAnsi="Times New Roman" w:cs="Times New Roman"/>
        </w:rPr>
        <w:fldChar w:fldCharType="separate"/>
      </w:r>
      <w:r w:rsidR="006E0AAB" w:rsidRPr="006E0AAB">
        <w:rPr>
          <w:rFonts w:ascii="Times New Roman" w:hAnsi="Times New Roman" w:cs="Times New Roman"/>
          <w:noProof/>
          <w:vertAlign w:val="superscript"/>
        </w:rPr>
        <w:t>26</w:t>
      </w:r>
      <w:r w:rsidR="00D76E15" w:rsidRPr="00365BE1">
        <w:rPr>
          <w:rFonts w:ascii="Times New Roman" w:hAnsi="Times New Roman" w:cs="Times New Roman"/>
        </w:rPr>
        <w:fldChar w:fldCharType="end"/>
      </w:r>
      <w:r w:rsidR="00693C8E">
        <w:rPr>
          <w:rFonts w:ascii="Times New Roman" w:hAnsi="Times New Roman" w:cs="Times New Roman"/>
        </w:rPr>
        <w:t>)</w:t>
      </w:r>
      <w:r w:rsidR="00536032">
        <w:rPr>
          <w:rFonts w:ascii="Times New Roman" w:hAnsi="Times New Roman" w:cs="Times New Roman"/>
        </w:rPr>
        <w:t xml:space="preserve">, whilst there are numerous reports in the literature of </w:t>
      </w:r>
      <w:r w:rsidR="00536032">
        <w:rPr>
          <w:rFonts w:ascii="Times New Roman" w:hAnsi="Times New Roman" w:cs="Times New Roman"/>
          <w:i/>
        </w:rPr>
        <w:t xml:space="preserve">Anopheles </w:t>
      </w:r>
      <w:proofErr w:type="spellStart"/>
      <w:r w:rsidR="00536032">
        <w:rPr>
          <w:rFonts w:ascii="Times New Roman" w:hAnsi="Times New Roman" w:cs="Times New Roman"/>
          <w:i/>
        </w:rPr>
        <w:t>fluviatilis</w:t>
      </w:r>
      <w:proofErr w:type="spellEnd"/>
      <w:r w:rsidR="00536032">
        <w:rPr>
          <w:rFonts w:ascii="Times New Roman" w:hAnsi="Times New Roman" w:cs="Times New Roman"/>
          <w:i/>
        </w:rPr>
        <w:t xml:space="preserve"> </w:t>
      </w:r>
      <w:r w:rsidR="00536032">
        <w:rPr>
          <w:rFonts w:ascii="Times New Roman" w:hAnsi="Times New Roman" w:cs="Times New Roman"/>
        </w:rPr>
        <w:t>populations peaking during the dry season</w:t>
      </w:r>
      <w:r w:rsidR="00536032">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{"citationItems":[{"id":"ITEM-1","itemData":{"DOI":"10.1093/jme/tjx065","ISSN":"19382928","abstract":"The southern districts of Odisha State in east-central India have been highly endemic for falciparum malaria for many decades. However, there is no adequate information on the abundance of the vector species or their bionomics in relation to space and time in these districts. Therefore, a study was carried out on the entomological aspects of malaria transmission to generate such information. Collections of mosquitoes were made once during each of the three seasons in 128 villages selected from eight districts. Villages within the foot-hill ecotype had a significantly greater abundance of Anopheles fluviatilis James s. l., whereas the abundance of Anopheles culicifacies Giles s. l. was significantly greater in the plain ecotype. The abundance of An. fluviatilis was maximum during the cold season, whereas An. culicifacies abundance was highest during summer and rainy seasons. The maximum likelihood estimation of the malaria infection rate in An. fluviatilis was 1.78%, 6.05%, and 2.6% in Ganjam, Kalahandi, and Rayagada districts, respectively. The infection rate of An. culicifacies was 1.39% only in Kandhamal district; infected females were not detected elsewhere. Concurrently, the annual malaria parasite incidence (MPI) was significantly higher in hill-top (17.6) and foot-hill (14.4) villages compared to plain villages (4.1). The districts with more villages in hill-top and foot-hill ecotypes also had a greater abundance of An. fluviatilis, the major malaria vector, and exhibited a higher incidence of malaria than villages within the plain ecotype, where An. culicifacies was the most abundant vector.","author":[{"dropping-particle":"","family":"Sahu","given":"S. S.","non-dropping-particle":"","parse-names":false,"suffix":""},{"dropping-particle":"","family":"Gunasekaran","given":"K.","non-dropping-particle":"","parse-names":false,"suffix":""},{"dropping-particle":"","family":"Krishnamoorthy","given":"N.","non-dropping-particle":"","parse-names":false,"suffix":""},{"dropping-particle":"","family":"Vanamail","given":"P.","non-dropping-particle":"","parse-names":false,"suffix":""},{"dropping-particle":"","family":"Mathivanan","given":"A.","non-dropping-particle":"","parse-names":false,"suffix":""},{"dropping-particle":"","family":"Manonmani","given":"A.","non-dropping-particle":"","parse-names":false,"suffix":""},{"dropping-particle":"","family":"Jambulingam","given":"P.","non-dropping-particle":"","parse-names":false,"suffix":""}],"container-title":"Journal of Medical Entomology","id":"ITEM-1","issue":"4","issued":{"date-parts":[["2017","7","1"]]},"page":"821-830","publisher":"Entomological Society of America","title":"Bionomics of anopheles fluviatilis and anopheles culicifacies (Diptera: Culicidae) in relation to malaria transmission in east-central India","type":"article-journal","volume":"54"},"uris":["http://www.mendeley.com/documents/?uuid=3c5116d1-954f-32a4-811c-ac4351884456"]},{"id":"ITEM-2","itemData":{"ISSN":"0019-5138 (Print)","PMID":"8021428","abstract":"A longitudinal study on malaria transmission was conducted from January 1983 to December 1988 in two villages of Dimapur PHC in Nagaland. A diverse anopheline fauna comprising of 23 species was identified including three species viz. An. aitkeni, An. bengalensis and An. insulaeflorum which were observed in larval stages only. An. vagus was the predominant species followed by An. philippinensis, An. culicifacies and An. minimus. An. minimus though maintained relatively high density throughout the year manifested two peaks in June and October. An. fluviatilis and An. dirus though found in relatively low density their seasonal prevalence was suggestive of a post-monsoon and monsoon species respectively.","author":[{"dropping-particle":"","family":"Misra","given":"S P","non-dropping-particle":"","parse-names":false,"suffix":""},{"dropping-particle":"","family":"Nandi","given":"J","non-dropping-particle":"","parse-names":false,"suffix":""},{"dropping-particle":"V","family":"Narasimham","given":"M","non-dropping-particle":"","parse-names":false,"suffix":""},{"dropping-particle":"","family":"Rajagopal","given":"R","non-dropping-particle":"","parse-names":false,"suffix":""}],"container-title":"The Journal of communicable diseases","id":"ITEM-2","issue":"2","issued":{"date-parts":[["1993","6"]]},"language":"eng","page":"62-66","publisher-place":"India","title":"D Malaria transmission in Nagaland, India. Part-I--Anophelines and their seasonality.","type":"article-journal","volume":"25"},"uris":["http://www.mendeley.com/documents/?uuid=36f9d9e6-8a87-4b48-86ef-f817ea78148d"]}],"mendeley":{"formattedCitation":"&lt;sup&gt;27,28&lt;/sup&gt;","plainTextFormattedCitation":"27,28","previouslyFormattedCitation":"&lt;sup&gt;27,28&lt;/sup&gt;"},"properties":{"noteIndex":0},"schema":"https://github.com/citation-style-language/schema/raw/master/csl-citation.json"}</w:instrText>
      </w:r>
      <w:r w:rsidR="00536032">
        <w:rPr>
          <w:rFonts w:ascii="Times New Roman" w:hAnsi="Times New Roman" w:cs="Times New Roman"/>
        </w:rPr>
        <w:fldChar w:fldCharType="separate"/>
      </w:r>
      <w:r w:rsidR="006E0AAB" w:rsidRPr="006E0AAB">
        <w:rPr>
          <w:rFonts w:ascii="Times New Roman" w:hAnsi="Times New Roman" w:cs="Times New Roman"/>
          <w:noProof/>
          <w:vertAlign w:val="superscript"/>
        </w:rPr>
        <w:t>27,28</w:t>
      </w:r>
      <w:r w:rsidR="00536032">
        <w:rPr>
          <w:rFonts w:ascii="Times New Roman" w:hAnsi="Times New Roman" w:cs="Times New Roman"/>
        </w:rPr>
        <w:fldChar w:fldCharType="end"/>
      </w:r>
      <w:r w:rsidR="00536032">
        <w:rPr>
          <w:rFonts w:ascii="Times New Roman" w:hAnsi="Times New Roman" w:cs="Times New Roman"/>
        </w:rPr>
        <w:t xml:space="preserve">. </w:t>
      </w:r>
      <w:r w:rsidR="00EF4806">
        <w:rPr>
          <w:rFonts w:ascii="Times New Roman" w:hAnsi="Times New Roman" w:cs="Times New Roman"/>
        </w:rPr>
        <w:t xml:space="preserve">Further </w:t>
      </w:r>
      <w:r w:rsidR="00536032">
        <w:rPr>
          <w:rFonts w:ascii="Times New Roman" w:hAnsi="Times New Roman" w:cs="Times New Roman"/>
        </w:rPr>
        <w:t>compounding this complexity</w:t>
      </w:r>
      <w:r w:rsidR="00EF4806">
        <w:rPr>
          <w:rFonts w:ascii="Times New Roman" w:hAnsi="Times New Roman" w:cs="Times New Roman"/>
        </w:rPr>
        <w:t xml:space="preserve">, not all variation in population dynamics appears to be species-specific: </w:t>
      </w:r>
      <w:proofErr w:type="spellStart"/>
      <w:r w:rsidR="00693C8E">
        <w:rPr>
          <w:rFonts w:ascii="Times New Roman" w:hAnsi="Times New Roman" w:cs="Times New Roman"/>
          <w:i/>
        </w:rPr>
        <w:t>Anophleles</w:t>
      </w:r>
      <w:proofErr w:type="spellEnd"/>
      <w:r w:rsidR="00693C8E">
        <w:rPr>
          <w:rFonts w:ascii="Times New Roman" w:hAnsi="Times New Roman" w:cs="Times New Roman"/>
          <w:i/>
        </w:rPr>
        <w:t xml:space="preserve"> </w:t>
      </w:r>
      <w:proofErr w:type="spellStart"/>
      <w:r w:rsidR="00693C8E" w:rsidRPr="00A27DBD">
        <w:rPr>
          <w:rFonts w:ascii="Times New Roman" w:hAnsi="Times New Roman" w:cs="Times New Roman"/>
          <w:i/>
        </w:rPr>
        <w:t>annularis</w:t>
      </w:r>
      <w:proofErr w:type="spellEnd"/>
      <w:r w:rsidR="00693C8E">
        <w:rPr>
          <w:rFonts w:ascii="Times New Roman" w:hAnsi="Times New Roman" w:cs="Times New Roman"/>
        </w:rPr>
        <w:t xml:space="preserve"> has been observed to display dynamics that range from near-perennial through to intensely seasonal</w:t>
      </w:r>
      <w:r w:rsidR="00693C8E">
        <w:rPr>
          <w:rFonts w:ascii="Times New Roman" w:hAnsi="Times New Roman" w:cs="Times New Roman"/>
        </w:rPr>
        <w:fldChar w:fldCharType="begin" w:fldLock="1"/>
      </w:r>
      <w:r w:rsidR="004817C7">
        <w:rPr>
          <w:rFonts w:ascii="Times New Roman" w:hAnsi="Times New Roman" w:cs="Times New Roman"/>
        </w:rPr>
        <w:instrText>ADDIN CSL_CITATION {"citationItems":[{"id":"ITEM-1","itemData":{"ISSN":"0019-5138 (Print)","PMID":"25141549","abstract":"Anopheles annularis is widely distributed mosquito species all over the country. An. annularis has been incriminated as a malaria vector in India, Sri Lanka, Bangladesh, Myanmar, Indonesia, Malaysia and China. In India, it has been reported to play an important role in malaria transmission as a secondary vector in certain parts of Assam, West Bengal and U.P. In Odisha and some neighbouring countries such as Sri Lanka, Nepal and Myanmar it has been recognised as a primary vector of malaria. This is a species complex of two sibling species A and B but the role of these sibling species in malaria transmission is not clearly known. An. annularis is resistant to DDT and dieldrin/HCH and susceptible to malathion and synthetic pyrethorides in most of the parts of India. In view of rapid change in ecological conditions, further studies are required on the bionomics of An. annularis and its role in malaria transmission in other parts of the country. Considering the importance of An. annularis as a malaria vector, the bionomics and its role in malaria transmission has been reviewed in this paper. In this communication, an attempt has been made to review its bionomics and its role as malaria vector. An. annularis is a competent vector of malaria, thus, due attention should be paid for its control under the vector control programmes specially in border states where it is playing a primary role in malaria transmission.","author":[{"dropping-particle":"","family":"Singh","given":"R K","non-dropping-particle":"","parse-names":false,"suffix":""},{"dropping-particle":"","family":"Haq","given":"S","non-dropping-particle":"","parse-names":false,"suffix":""},{"dropping-particle":"","family":"Kumar","given":"Gaurav","non-dropping-particle":"","parse-names":false,"suffix":""},{"dropping-particle":"","family":"Dhiman","given":"R C","non-dropping-particle":"","parse-names":false,"suffix":""}],"container-title":"The Journal of communicable diseases","id":"ITEM-1","issue":"1-2","issued":{"date-parts":[["2013"]]},"language":"eng","page":"1-16","publisher-place":"India","title":"U Bionomics and vectorial capacity of Anopheles annularis with special reference to India: a review.","type":"article-journal","volume":"45"},"uris":["http://www.mendeley.com/documents/?uuid=40f9ce98-34a5-4764-b9a3-9c3b64066aef"]},{"id":"ITEM-2","itemData":{"DOI":"10.1186/s12936-017-1833-9","ISSN":"1475-2875","author":[{"dropping-particle":"","family":"Das","given":"Manoj K.","non-dropping-particle":"","parse-names":false,"suffix":""},{"dropping-particle":"","family":"Prajapati","given":"Brijesh K.","non-dropping-particle":"","parse-names":false,"suffix":""},{"dropping-particle":"","family":"Tiendrebeogo","given":"Régis W.","non-dropping-particle":"","parse-names":false,"suffix":""},{"dropping-particle":"","family":"Ranjan","given":"Kumud","non-dropping-particle":"","parse-names":false,"suffix":""},{"dropping-particle":"","family":"Adu","given":"Bright","non-dropping-particle":"","parse-names":false,"suffix":""},{"dropping-particle":"","family":"Srivastava","given":"Amit","non-dropping-particle":"","parse-names":false,"suffix":""},{"dropping-particle":"","family":"Khera","given":"Harvinder K.","non-dropping-particle":"","parse-names":false,"suffix":""},{"dropping-particle":"","family":"Chauhan","given":"Narendra","non-dropping-particle":"","parse-names":false,"suffix":""},{"dropping-particle":"","family":"Tevatiya","given":"Sanjay","non-dropping-particle":"","parse-names":false,"suffix":""},{"dropping-particle":"","family":"Kana","given":"Ikhlaq H.","non-dropping-particle":"","parse-names":false,"suffix":""},{"dropping-particle":"","family":"Sharma","given":"Surya Kant","non-dropping-particle":"","parse-names":false,"suffix":""},{"dropping-particle":"","family":"Singh","given":"Subhash","non-dropping-particle":"","parse-names":false,"suffix":""},{"dropping-particle":"","family":"Theisen","given":"Michael","non-dropping-particle":"","parse-names":false,"suffix":""}],"container-title":"Malaria Journal","id":"ITEM-2","issue":"1","issued":{"date-parts":[["2017","12","2"]]},"page":"181","title":"Malaria epidemiology in an area of stable transmission in tribal population of Jharkhand, India","type":"article-journal","volume":"16"},"uris":["http://www.mendeley.com/documents/?uuid=140936ec-482c-399b-86d8-040bb561c860"]},{"id":"ITEM-3","itemData":{"DOI":"10.1007/s12639-011-0053-4","ISSN":"09717196","abstract":"The prevalence and bionomics of known Indian malaria vector anophelines was studied in three forest fringe villages in Sonitpur district of Assam, India. Anopheles philippinensis/nivipes (36. 8%) and An. annularis (25.6%) were the most abundant of the seven vector anopheline species recorded. Densities of vector anophelines in general were high during monsoon season and low during winter months. An. dirus s. l. was the most anthropophagic (91.6%) of all the species collected whereas, An. annularis, An. fluviatilis s. l. and An. varuna were predominantly zoophagic. The highest and the lowest slide positivity rates (SPR) was recorded during monsoon (36%) and winter (12.5%) seasons, respectively. SPR was positively correlated with vector anopheline densities (r = 0.902), which itself was found to be correlated with mean minimum temperature and relative humidity (RH). © 2011 Indian Society for Parasitology.","author":[{"dropping-particle":"","family":"Das","given":"N. G.","non-dropping-particle":"","parse-names":false,"suffix":""},{"dropping-particle":"","family":"Gopalakrishnan","given":"Reji","non-dropping-particle":"","parse-names":false,"suffix":""},{"dropping-particle":"","family":"Talukdar","given":"P. K.","non-dropping-particle":"","parse-names":false,"suffix":""},{"dropping-particle":"","family":"Baruah","given":"Indra","non-dropping-particle":"","parse-names":false,"suffix":""}],"container-title":"Journal of Parasitic Diseases","id":"ITEM-3","issue":"2","issued":{"date-parts":[["2011","10"]]},"page":"123-128","title":"Diversity and seasonal densities of vector anophelines in relation to forest fringe malaria in district Sonitpur, Assam (India)","type":"article-journal","volume":"35"},"uris":["http://www.mendeley.com/documents/?uuid=a8c4e6ed-2bdd-36bd-847a-b6d9f2c7e8e9"]}],"mendeley":{"formattedCitation":"&lt;sup&gt;11,29,30&lt;/sup&gt;","plainTextFormattedCitation":"11,29,30","previouslyFormattedCitation":"&lt;sup&gt;11,29,30&lt;/sup&gt;"},"properties":{"noteIndex":0},"schema":"https://github.com/citation-style-language/schema/raw/master/csl-citation.json"}</w:instrText>
      </w:r>
      <w:r w:rsidR="00693C8E">
        <w:rPr>
          <w:rFonts w:ascii="Times New Roman" w:hAnsi="Times New Roman" w:cs="Times New Roman"/>
        </w:rPr>
        <w:fldChar w:fldCharType="separate"/>
      </w:r>
      <w:r w:rsidR="006E0AAB" w:rsidRPr="006E0AAB">
        <w:rPr>
          <w:rFonts w:ascii="Times New Roman" w:hAnsi="Times New Roman" w:cs="Times New Roman"/>
          <w:noProof/>
          <w:vertAlign w:val="superscript"/>
        </w:rPr>
        <w:t>11,29,30</w:t>
      </w:r>
      <w:r w:rsidR="00693C8E">
        <w:rPr>
          <w:rFonts w:ascii="Times New Roman" w:hAnsi="Times New Roman" w:cs="Times New Roman"/>
        </w:rPr>
        <w:fldChar w:fldCharType="end"/>
      </w:r>
      <w:r w:rsidR="00693C8E">
        <w:rPr>
          <w:rFonts w:ascii="Times New Roman" w:hAnsi="Times New Roman" w:cs="Times New Roman"/>
        </w:rPr>
        <w:t xml:space="preserve"> depending on </w:t>
      </w:r>
      <w:r w:rsidR="00747FB7">
        <w:rPr>
          <w:rFonts w:ascii="Times New Roman" w:hAnsi="Times New Roman" w:cs="Times New Roman"/>
        </w:rPr>
        <w:t xml:space="preserve">the particular </w:t>
      </w:r>
      <w:r w:rsidR="00693C8E">
        <w:rPr>
          <w:rFonts w:ascii="Times New Roman" w:hAnsi="Times New Roman" w:cs="Times New Roman"/>
        </w:rPr>
        <w:t>location</w:t>
      </w:r>
      <w:r w:rsidR="00747FB7">
        <w:rPr>
          <w:rFonts w:ascii="Times New Roman" w:hAnsi="Times New Roman" w:cs="Times New Roman"/>
        </w:rPr>
        <w:t xml:space="preserve">, bringing into question how generalisable relationships between rainfall and population dynamics for a given species are. </w:t>
      </w:r>
      <w:r w:rsidR="003C4DED">
        <w:rPr>
          <w:rFonts w:ascii="Times New Roman" w:hAnsi="Times New Roman" w:cs="Times New Roman"/>
        </w:rPr>
        <w:t xml:space="preserve">These results </w:t>
      </w:r>
      <w:r w:rsidR="00EF4806">
        <w:rPr>
          <w:rFonts w:ascii="Times New Roman" w:hAnsi="Times New Roman" w:cs="Times New Roman"/>
        </w:rPr>
        <w:t xml:space="preserve">highlight key gaps in our knowledge </w:t>
      </w:r>
      <w:r w:rsidR="003C4DED">
        <w:rPr>
          <w:rFonts w:ascii="Times New Roman" w:hAnsi="Times New Roman" w:cs="Times New Roman"/>
        </w:rPr>
        <w:t>surrounding how rainfall interacts with the ecological structure of the local hydrological environment</w:t>
      </w:r>
      <w:r w:rsidR="003C4DED">
        <w:rPr>
          <w:rFonts w:ascii="Times New Roman" w:eastAsiaTheme="minorEastAsia" w:hAnsi="Times New Roman" w:cs="Times New Roman"/>
        </w:rPr>
        <w:t xml:space="preserve"> and species-specific breeding site preferences to shape mosquito population dynamics.</w:t>
      </w:r>
    </w:p>
    <w:p w14:paraId="56DB9B1B" w14:textId="3904284F" w:rsidR="00747FB7" w:rsidRDefault="00094C80" w:rsidP="00747FB7">
      <w:pPr>
        <w:spacing w:line="360" w:lineRule="auto"/>
        <w:jc w:val="both"/>
        <w:rPr>
          <w:rFonts w:ascii="Times New Roman" w:hAnsi="Times New Roman" w:cs="Times New Roman"/>
        </w:rPr>
      </w:pPr>
      <w:r>
        <w:rPr>
          <w:rFonts w:ascii="Times New Roman" w:hAnsi="Times New Roman" w:cs="Times New Roman"/>
        </w:rPr>
        <w:t xml:space="preserve">These results also suggest that </w:t>
      </w:r>
      <w:r w:rsidR="00747FB7">
        <w:rPr>
          <w:rFonts w:ascii="Times New Roman" w:hAnsi="Times New Roman" w:cs="Times New Roman"/>
        </w:rPr>
        <w:t xml:space="preserve">ecological factors </w:t>
      </w:r>
      <w:r w:rsidR="003C4DED">
        <w:rPr>
          <w:rFonts w:ascii="Times New Roman" w:hAnsi="Times New Roman" w:cs="Times New Roman"/>
        </w:rPr>
        <w:t xml:space="preserve">other than rainfall also likely </w:t>
      </w:r>
      <w:r w:rsidR="00747FB7">
        <w:rPr>
          <w:rFonts w:ascii="Times New Roman" w:hAnsi="Times New Roman" w:cs="Times New Roman"/>
        </w:rPr>
        <w:t>contribute to the observed variation in mosquito population dynamics. For example, the influence of temperature on many mosquito traits (such as larval development</w:t>
      </w:r>
      <w:r w:rsidR="00747FB7">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{"citationItems":[{"id":"ITEM-1","itemData":{"DOI":"10.1079/ber2003259","ISSN":"0007-4853","abstract":" Global warming may affect the future pattern of many arthropod-borne diseases, yet the relationship between temperature and development has been poorly described for many key vectors. Here the development of the aquatic stages of Africa's principal malaria vector, Anopheles gambiae s.s. Giles, is described at different temperatures. Development time from egg to adult was measured under laboratory conditions at constant temperatures between 10 and 40°C. Rate of development from one immature stage to the next increased at higher temperatures to a peak around 28°C and then declined. Adult development rate was greatest between 28 and 32°C, although adult emergence was highest between 22 and 26°C. No adults emerged below 18°C or above 34°C. Non-linear models were used to describe the relationship between developmental rate and temperature, which could be used for developing process-based models of malaria transmission. The utility of these findings is demonstrated by showing that a map where the climate is suitable for the development of aquatic stages of A. gambiae s.s. corresponded closely with the best map of malaria risk currently available for Africa. ","author":[{"dropping-particle":"","family":"Bayoh","given":"M.N.","non-dropping-particle":"","parse-names":false,"suffix":""},{"dropping-particle":"","family":"Lindsay","given":"S.W.","non-dropping-particle":"","parse-names":false,"suffix":""}],"container-title":"Bulletin of Entomological Research","id":"ITEM-1","issue":"5","issued":{"date-parts":[["2003","9"]]},"page":"375-381","publisher":"Cambridge University Press (CUP)","title":" Effect of temperature on the development of the aquatic stages of Anopheles gambiae sensu stricto (Diptera: Culicidae) ","type":"article-journal","volume":"93"},"uris":["http://www.mendeley.com/documents/?uuid=7ec2f6d7-e936-3718-a0fc-04bbd30153f4"]}],"mendeley":{"formattedCitation":"&lt;sup&gt;31&lt;/sup&gt;","plainTextFormattedCitation":"31","previouslyFormattedCitation":"&lt;sup&gt;31&lt;/sup&gt;"},"properties":{"noteIndex":0},"schema":"https://github.com/citation-style-language/schema/raw/master/csl-citation.json"}</w:instrText>
      </w:r>
      <w:r w:rsidR="00747FB7">
        <w:rPr>
          <w:rFonts w:ascii="Times New Roman" w:hAnsi="Times New Roman" w:cs="Times New Roman"/>
        </w:rPr>
        <w:fldChar w:fldCharType="separate"/>
      </w:r>
      <w:r w:rsidR="006E0AAB" w:rsidRPr="006E0AAB">
        <w:rPr>
          <w:rFonts w:ascii="Times New Roman" w:hAnsi="Times New Roman" w:cs="Times New Roman"/>
          <w:noProof/>
          <w:vertAlign w:val="superscript"/>
        </w:rPr>
        <w:t>31</w:t>
      </w:r>
      <w:r w:rsidR="00747FB7">
        <w:rPr>
          <w:rFonts w:ascii="Times New Roman" w:hAnsi="Times New Roman" w:cs="Times New Roman"/>
        </w:rPr>
        <w:fldChar w:fldCharType="end"/>
      </w:r>
      <w:r w:rsidR="00747FB7">
        <w:rPr>
          <w:rFonts w:ascii="Times New Roman" w:hAnsi="Times New Roman" w:cs="Times New Roman"/>
        </w:rPr>
        <w:t>, biting rates and mortality rates</w:t>
      </w:r>
      <w:r w:rsidR="00747FB7">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{"citationItems":[{"id":"ITEM-1","itemData":{"DOI":"10.1371/journal.pbio.2003489","ISSN":"1545-7885","abstract":"Malaria transmission is known to be strongly impacted by temperature. The current understanding of how temperature affects mosquito and parasite life history traits derives from a limited number of empirical studies. These studies, some dating back to the early part of last century, are often poorly controlled, have limited replication, explore a narrow range of temperatures, and use a mixture of parasite and mosquito species. Here, we use a single pairing of the Asian mosquito vector, An. stephensi and the human malaria parasite, P. falciparum to conduct a comprehensive evaluation of the thermal performance curves of a range of mosquito and parasite traits relevant to transmission. We show that biting rate, adult mortality rate, parasite development rate, and vector competence are temperature sensitive. Importantly, we find qualitative and quantitative differences to the assumed temperature-dependent relationships. To explore the overall implications of temperature for transmission, we first use a standard model of relative vectorial capacity. This approach suggests a temperature optimum for transmission of 29°C, with minimum and maximum temperatures of 12°C and 38°C, respectively. However, the robustness of the vectorial capacity approach is challenged by the fact that the empirical data violate several of the model’s simplifying assumptions. Accordingly, we present an alternative model of relative force of infection that better captures the observed biology of the vector–parasite interaction. This model suggests a temperature optimum for transmission of 26°C, with a minimum and maximum of 17°C and 35°C, respectively. The differences between the models lead to potentially divergent predictions for the potential impacts of current and future climate change on malaria transmission. The study provides a framework for more detailed, system-specific studies that are essential to develop an improved understanding on the effects of temperature on malaria transmission.","author":[{"dropping-particle":"","family":"Shapiro","given":"Lillian L. M.","non-dropping-particle":"","parse-names":false,"suffix":""},{"dropping-particle":"","family":"Whitehead","given":"Shelley A.","non-dropping-particle":"","parse-names":false,"suffix":""},{"dropping-particle":"","family":"Thomas","given":"Matthew B.","non-dropping-particle":"","parse-names":false,"suffix":""}],"container-title":"PLOS Biology","editor":[{"dropping-particle":"","family":"Schneider","given":"David","non-dropping-particle":"","parse-names":false,"suffix":""}],"id":"ITEM-1","issue":"10","issued":{"date-parts":[["2017","10","16"]]},"page":"e2003489","publisher":"Public Library of Science","title":"Quantifying the effects of temperature on mosquito and parasite traits that determine the transmission potential of human malaria","type":"article-journal","volume":"15"},"uris":["http://www.mendeley.com/documents/?uuid=b338f3bd-cff9-3527-9edc-2829d92fb440"]}],"mendeley":{"formattedCitation":"&lt;sup&gt;32&lt;/sup&gt;","plainTextFormattedCitation":"32","previouslyFormattedCitation":"&lt;sup&gt;32&lt;/sup&gt;"},"properties":{"noteIndex":0},"schema":"https://github.com/citation-style-language/schema/raw/master/csl-citation.json"}</w:instrText>
      </w:r>
      <w:r w:rsidR="00747FB7">
        <w:rPr>
          <w:rFonts w:ascii="Times New Roman" w:hAnsi="Times New Roman" w:cs="Times New Roman"/>
        </w:rPr>
        <w:fldChar w:fldCharType="separate"/>
      </w:r>
      <w:r w:rsidR="006E0AAB" w:rsidRPr="006E0AAB">
        <w:rPr>
          <w:rFonts w:ascii="Times New Roman" w:hAnsi="Times New Roman" w:cs="Times New Roman"/>
          <w:noProof/>
          <w:vertAlign w:val="superscript"/>
        </w:rPr>
        <w:t>32</w:t>
      </w:r>
      <w:r w:rsidR="00747FB7">
        <w:rPr>
          <w:rFonts w:ascii="Times New Roman" w:hAnsi="Times New Roman" w:cs="Times New Roman"/>
        </w:rPr>
        <w:fldChar w:fldCharType="end"/>
      </w:r>
      <w:r w:rsidR="00747FB7">
        <w:rPr>
          <w:rFonts w:ascii="Times New Roman" w:hAnsi="Times New Roman" w:cs="Times New Roman"/>
        </w:rPr>
        <w:t>) have been well-characterised</w:t>
      </w:r>
      <w:r w:rsidR="00AA4590">
        <w:rPr>
          <w:rFonts w:ascii="Times New Roman" w:hAnsi="Times New Roman" w:cs="Times New Roman"/>
        </w:rPr>
        <w:t xml:space="preserve"> – however, the majority of these analyses have occurred under laboratory conditions, rather than field settings where temperature can fluctuate substantially over a variety of different timescales</w:t>
      </w:r>
      <w:r w:rsidR="00AA4590">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{"citationItems":[{"id":"ITEM-1","itemData":{"DOI":"10.1371/journal.pone.0056487","ISSN":"19326203","abstract":"Malaria transmission is strongly influenced by climatic conditions which determine the abundance and seasonal dynamics of the Anopheles vector. In particular, water temperature influences larval development rates whereas air temperature determines adult longevity as well as the rate of parasite development within the adult mosquito. Although data on land surface temperature exist at a spatial resolution of approximately 1 km globally with four time steps per day, comparable data are not currently available for air temperature. In order to address this gap and demonstrate the importance of using the right type of temperature data, we fitted simple models of the relationship between land-surface and air temperature at lower resolution to obtain a high resolution estimate of air temperature across Africa. We then used these estimates to calculate some crucial malaria transmission parameters that strongly depend on air temperatures. Our results demonstrate substantial differences between air and surface temperatures that impact temperature-based maps of areas suitable for transmission. We present high resolution maps of the malaria transmission parameters driven by air temperature and their seasonal variation. The fitted air temperature datasets are made publicly available alongside this publication. © 2013 Garske et al.","author":[{"dropping-particle":"","family":"Garske","given":"Tini","non-dropping-particle":"","parse-names":false,"suffix":""},{"dropping-particle":"","family":"Ferguson","given":"Neil M.","non-dropping-particle":"","parse-names":false,"suffix":""},{"dropping-particle":"","family":"Ghani","given":"Azra C.","non-dropping-particle":"","parse-names":false,"suffix":""}],"container-title":"PLoS ONE","id":"ITEM-1","issue":"2","issued":{"date-parts":[["2013","2","20"]]},"title":"Estimating Air Temperature and Its Influence on Malaria Transmission across Africa","type":"article-journal","volume":"8"},"uris":["http://www.mendeley.com/documents/?uuid=ee36d26d-3ae8-3be8-a104-189463601041"]}],"mendeley":{"formattedCitation":"&lt;sup&gt;33&lt;/sup&gt;","plainTextFormattedCitation":"33","previouslyFormattedCitation":"&lt;sup&gt;33&lt;/sup&gt;"},"properties":{"noteIndex":0},"schema":"https://github.com/citation-style-language/schema/raw/master/csl-citation.json"}</w:instrText>
      </w:r>
      <w:r w:rsidR="00AA4590">
        <w:rPr>
          <w:rFonts w:ascii="Times New Roman" w:hAnsi="Times New Roman" w:cs="Times New Roman"/>
        </w:rPr>
        <w:fldChar w:fldCharType="separate"/>
      </w:r>
      <w:r w:rsidR="006E0AAB" w:rsidRPr="006E0AAB">
        <w:rPr>
          <w:rFonts w:ascii="Times New Roman" w:hAnsi="Times New Roman" w:cs="Times New Roman"/>
          <w:noProof/>
          <w:vertAlign w:val="superscript"/>
        </w:rPr>
        <w:t>33</w:t>
      </w:r>
      <w:r w:rsidR="00AA4590">
        <w:rPr>
          <w:rFonts w:ascii="Times New Roman" w:hAnsi="Times New Roman" w:cs="Times New Roman"/>
        </w:rPr>
        <w:fldChar w:fldCharType="end"/>
      </w:r>
      <w:r w:rsidR="00AA4590">
        <w:rPr>
          <w:rFonts w:ascii="Times New Roman" w:hAnsi="Times New Roman" w:cs="Times New Roman"/>
        </w:rPr>
        <w:t xml:space="preserve">. And whilst recent work </w:t>
      </w:r>
      <w:r w:rsidR="00A26D8B">
        <w:rPr>
          <w:rFonts w:ascii="Times New Roman" w:hAnsi="Times New Roman" w:cs="Times New Roman"/>
        </w:rPr>
        <w:t xml:space="preserve">in the field </w:t>
      </w:r>
      <w:r w:rsidR="00747FB7">
        <w:rPr>
          <w:rFonts w:ascii="Times New Roman" w:hAnsi="Times New Roman" w:cs="Times New Roman"/>
        </w:rPr>
        <w:t xml:space="preserve">has suggested that considerations of </w:t>
      </w:r>
      <w:r w:rsidR="00A26D8B">
        <w:rPr>
          <w:rFonts w:ascii="Times New Roman" w:hAnsi="Times New Roman" w:cs="Times New Roman"/>
        </w:rPr>
        <w:t>both rainfall and temperature are</w:t>
      </w:r>
      <w:r w:rsidR="00747FB7">
        <w:rPr>
          <w:rFonts w:ascii="Times New Roman" w:hAnsi="Times New Roman" w:cs="Times New Roman"/>
        </w:rPr>
        <w:t xml:space="preserve"> necessary to understand observed seasonal patterns of malaria incidence</w:t>
      </w:r>
      <w:r w:rsidR="00AA4590">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{"citationItems":[{"id":"ITEM-1","itemData":{"DOI":"10.1098/rsos.160969","ISSN":"20545703","abstract":"Temperature is a key environmental driver of Anopheles mosquito population dynamics; understanding its central role is important for these malaria vectors. Mosquito population responses to temperature fluctuations, though important across the life history, are poorly understood at a population level. We used stage-structured, temperature-dependent delay-differential equations to conduct a detailed exploration of the impacts of diurnal and annual temperature fluctuations on mosquito population dynamics. The model allows exploration of temperature-driven temporal changes in adult age structure, giving insights into the population’s capacity to vector malaria parasites. Because of temperature-dependent shifts in age structure, the abundance of potentially infectious mosquitoes varies temporally, and does not necessarily mirror the dynamics of the total adult population. In addition to conducting the first comprehensive theoretical exploration of fluctuating temperatures on mosquito population dynamics, we analysed observed temperatures at four locations in Africa covering a range of environmental conditions. We found both temperature and precipitation are needed to explain the observed malaria season in these locations, enhancing our understanding of the drivers of malaria seasonality and how temporal disease risk may shift in response to temperature changes. This approach, tracking both mosquito abundance and age structure, may be a powerful tool for understanding current and future malaria risk.","author":[{"dropping-particle":"","family":"Beck-Johnson","given":"Lindsay M.","non-dropping-particle":"","parse-names":false,"suffix":""},{"dropping-particle":"","family":"Nelson","given":"William A.","non-dropping-particle":"","parse-names":false,"suffix":""},{"dropping-particle":"","family":"Paaijmans","given":"Krijn P.","non-dropping-particle":"","parse-names":false,"suffix":""},{"dropping-particle":"","family":"Read","given":"Andrewf","non-dropping-particle":"","parse-names":false,"suffix":""},{"dropping-particle":"","family":"Thomas","given":"Matthew B.","non-dropping-particle":"","parse-names":false,"suffix":""},{"dropping-particle":"","family":"Bjørnstad","given":"Ottar N.","non-dropping-particle":"","parse-names":false,"suffix":""}],"container-title":"Royal Society Open Science","id":"ITEM-1","issue":"3","issued":{"date-parts":[["2017","3","8"]]},"publisher":"Royal Society","title":"The importance of temperature fluctuations in understanding mosquito population dynamics and malaria risk","type":"article-journal","volume":"4"},"uris":["http://www.mendeley.com/documents/?uuid=17f7f0b8-bc83-3d6c-8a0b-db8a93b6e1f0"]}],"mendeley":{"formattedCitation":"&lt;sup&gt;34&lt;/sup&gt;","plainTextFormattedCitation":"34","previouslyFormattedCitation":"&lt;sup&gt;34&lt;/sup&gt;"},"properties":{"noteIndex":0},"schema":"https://github.com/citation-style-language/schema/raw/master/csl-citation.json"}</w:instrText>
      </w:r>
      <w:r w:rsidR="00AA4590">
        <w:rPr>
          <w:rFonts w:ascii="Times New Roman" w:hAnsi="Times New Roman" w:cs="Times New Roman"/>
        </w:rPr>
        <w:fldChar w:fldCharType="separate"/>
      </w:r>
      <w:r w:rsidR="006E0AAB" w:rsidRPr="006E0AAB">
        <w:rPr>
          <w:rFonts w:ascii="Times New Roman" w:hAnsi="Times New Roman" w:cs="Times New Roman"/>
          <w:noProof/>
          <w:vertAlign w:val="superscript"/>
        </w:rPr>
        <w:t>34</w:t>
      </w:r>
      <w:r w:rsidR="00AA4590">
        <w:rPr>
          <w:rFonts w:ascii="Times New Roman" w:hAnsi="Times New Roman" w:cs="Times New Roman"/>
        </w:rPr>
        <w:fldChar w:fldCharType="end"/>
      </w:r>
      <w:r w:rsidR="00AA4590">
        <w:rPr>
          <w:rFonts w:ascii="Times New Roman" w:hAnsi="Times New Roman" w:cs="Times New Roman"/>
        </w:rPr>
        <w:t xml:space="preserve">, these analyses have been restricted to only a small number of </w:t>
      </w:r>
      <w:r w:rsidR="00747FB7">
        <w:rPr>
          <w:rFonts w:ascii="Times New Roman" w:hAnsi="Times New Roman" w:cs="Times New Roman"/>
        </w:rPr>
        <w:t xml:space="preserve">settings across </w:t>
      </w:r>
      <w:r w:rsidR="00AA4590">
        <w:rPr>
          <w:rFonts w:ascii="Times New Roman" w:hAnsi="Times New Roman" w:cs="Times New Roman"/>
        </w:rPr>
        <w:t xml:space="preserve">sub-Saharan </w:t>
      </w:r>
      <w:r w:rsidR="00747FB7">
        <w:rPr>
          <w:rFonts w:ascii="Times New Roman" w:hAnsi="Times New Roman" w:cs="Times New Roman"/>
        </w:rPr>
        <w:t>Africa</w:t>
      </w:r>
      <w:r w:rsidR="00AA4590">
        <w:rPr>
          <w:rFonts w:ascii="Times New Roman" w:hAnsi="Times New Roman" w:cs="Times New Roman"/>
        </w:rPr>
        <w:t xml:space="preserve">; leaving </w:t>
      </w:r>
      <w:r w:rsidR="00747FB7">
        <w:rPr>
          <w:rFonts w:ascii="Times New Roman" w:hAnsi="Times New Roman" w:cs="Times New Roman"/>
        </w:rPr>
        <w:t>the influence of dynamic temperature regimen on mosquito population dynamics</w:t>
      </w:r>
      <w:r w:rsidR="004C1ED1">
        <w:rPr>
          <w:rFonts w:ascii="Times New Roman" w:hAnsi="Times New Roman" w:cs="Times New Roman"/>
          <w:i/>
        </w:rPr>
        <w:t xml:space="preserve"> </w:t>
      </w:r>
      <w:r w:rsidR="004C1ED1">
        <w:rPr>
          <w:rFonts w:ascii="Times New Roman" w:hAnsi="Times New Roman" w:cs="Times New Roman"/>
        </w:rPr>
        <w:t>across other settings</w:t>
      </w:r>
      <w:r>
        <w:rPr>
          <w:rFonts w:ascii="Times New Roman" w:hAnsi="Times New Roman" w:cs="Times New Roman"/>
        </w:rPr>
        <w:t xml:space="preserve"> </w:t>
      </w:r>
      <w:r w:rsidR="00A26D8B">
        <w:rPr>
          <w:rFonts w:ascii="Times New Roman" w:hAnsi="Times New Roman" w:cs="Times New Roman"/>
        </w:rPr>
        <w:t>largely unexplored</w:t>
      </w:r>
      <w:r w:rsidR="00747FB7">
        <w:rPr>
          <w:rFonts w:ascii="Times New Roman" w:hAnsi="Times New Roman" w:cs="Times New Roman"/>
        </w:rPr>
        <w:t xml:space="preserve">. </w:t>
      </w:r>
    </w:p>
    <w:p w14:paraId="368B5F61" w14:textId="2D6C5234" w:rsidR="00747FB7" w:rsidRDefault="007237DD" w:rsidP="008F21A9">
      <w:pPr>
        <w:spacing w:line="360" w:lineRule="auto"/>
        <w:jc w:val="both"/>
        <w:rPr>
          <w:rFonts w:ascii="Times New Roman" w:hAnsi="Times New Roman" w:cs="Times New Roman"/>
        </w:rPr>
      </w:pPr>
      <w:proofErr w:type="gramStart"/>
      <w:r>
        <w:rPr>
          <w:rFonts w:ascii="Times New Roman" w:hAnsi="Times New Roman" w:cs="Times New Roman"/>
        </w:rPr>
        <w:t>A</w:t>
      </w:r>
      <w:r w:rsidR="00FF47B4">
        <w:rPr>
          <w:rFonts w:ascii="Times New Roman" w:hAnsi="Times New Roman" w:cs="Times New Roman"/>
        </w:rPr>
        <w:t xml:space="preserve"> number of</w:t>
      </w:r>
      <w:proofErr w:type="gramEnd"/>
      <w:r w:rsidR="00FF47B4">
        <w:rPr>
          <w:rFonts w:ascii="Times New Roman" w:hAnsi="Times New Roman" w:cs="Times New Roman"/>
        </w:rPr>
        <w:t xml:space="preserve"> outstanding questions remain</w:t>
      </w:r>
      <w:r>
        <w:rPr>
          <w:rFonts w:ascii="Times New Roman" w:hAnsi="Times New Roman" w:cs="Times New Roman"/>
        </w:rPr>
        <w:t xml:space="preserve"> </w:t>
      </w:r>
      <w:del w:id="7" w:author="Ghani, Azra C H" w:date="2020-01-06T12:15:00Z">
        <w:r w:rsidDel="002F18FA">
          <w:rPr>
            <w:rFonts w:ascii="Times New Roman" w:hAnsi="Times New Roman" w:cs="Times New Roman"/>
          </w:rPr>
          <w:delText>then</w:delText>
        </w:r>
        <w:r w:rsidR="00FF47B4" w:rsidDel="002F18FA">
          <w:rPr>
            <w:rFonts w:ascii="Times New Roman" w:hAnsi="Times New Roman" w:cs="Times New Roman"/>
          </w:rPr>
          <w:delText xml:space="preserve">, </w:delText>
        </w:r>
      </w:del>
      <w:r w:rsidR="00FF47B4">
        <w:rPr>
          <w:rFonts w:ascii="Times New Roman" w:hAnsi="Times New Roman" w:cs="Times New Roman"/>
        </w:rPr>
        <w:t>surrounding the influence of rainfall on mosquito populatio</w:t>
      </w:r>
      <w:r w:rsidR="00EF4806">
        <w:rPr>
          <w:rFonts w:ascii="Times New Roman" w:hAnsi="Times New Roman" w:cs="Times New Roman"/>
        </w:rPr>
        <w:t>ns</w:t>
      </w:r>
      <w:r w:rsidR="00FF47B4">
        <w:rPr>
          <w:rFonts w:ascii="Times New Roman" w:hAnsi="Times New Roman" w:cs="Times New Roman"/>
        </w:rPr>
        <w:t xml:space="preserve">, the role of other environmental factors, and how these factors interact with species-specific </w:t>
      </w:r>
      <w:r w:rsidR="00056016">
        <w:rPr>
          <w:rFonts w:ascii="Times New Roman" w:hAnsi="Times New Roman" w:cs="Times New Roman"/>
        </w:rPr>
        <w:t>properties</w:t>
      </w:r>
      <w:r w:rsidR="00FF47B4">
        <w:rPr>
          <w:rFonts w:ascii="Times New Roman" w:hAnsi="Times New Roman" w:cs="Times New Roman"/>
        </w:rPr>
        <w:t xml:space="preserve"> to shape and structure mosquito population dynamics. </w:t>
      </w:r>
      <w:r w:rsidR="00AA4590">
        <w:rPr>
          <w:rFonts w:ascii="Times New Roman" w:hAnsi="Times New Roman" w:cs="Times New Roman"/>
        </w:rPr>
        <w:t xml:space="preserve">Using India as a case study, </w:t>
      </w:r>
      <w:r w:rsidR="00E03D46">
        <w:rPr>
          <w:rFonts w:ascii="Times New Roman" w:hAnsi="Times New Roman" w:cs="Times New Roman"/>
        </w:rPr>
        <w:t>we collate</w:t>
      </w:r>
      <w:r w:rsidR="00634E97">
        <w:rPr>
          <w:rFonts w:ascii="Times New Roman" w:hAnsi="Times New Roman" w:cs="Times New Roman"/>
        </w:rPr>
        <w:t xml:space="preserve"> a dataset of</w:t>
      </w:r>
      <w:r w:rsidR="00E03D46">
        <w:rPr>
          <w:rFonts w:ascii="Times New Roman" w:hAnsi="Times New Roman" w:cs="Times New Roman"/>
        </w:rPr>
        <w:t xml:space="preserve"> </w:t>
      </w:r>
      <w:r w:rsidR="001577A4">
        <w:rPr>
          <w:rFonts w:ascii="Times New Roman" w:hAnsi="Times New Roman" w:cs="Times New Roman"/>
        </w:rPr>
        <w:t xml:space="preserve">temporally disaggregated mosquito catch data from across the </w:t>
      </w:r>
      <w:r w:rsidR="00AA4590">
        <w:rPr>
          <w:rFonts w:ascii="Times New Roman" w:hAnsi="Times New Roman" w:cs="Times New Roman"/>
        </w:rPr>
        <w:t>country</w:t>
      </w:r>
      <w:r w:rsidR="00C83896">
        <w:rPr>
          <w:rFonts w:ascii="Times New Roman" w:hAnsi="Times New Roman" w:cs="Times New Roman"/>
        </w:rPr>
        <w:t xml:space="preserve"> to better understand the </w:t>
      </w:r>
      <w:r w:rsidR="00DC2055">
        <w:rPr>
          <w:rFonts w:ascii="Times New Roman" w:hAnsi="Times New Roman" w:cs="Times New Roman"/>
        </w:rPr>
        <w:t>extent</w:t>
      </w:r>
      <w:r w:rsidR="00634E97">
        <w:rPr>
          <w:rFonts w:ascii="Times New Roman" w:hAnsi="Times New Roman" w:cs="Times New Roman"/>
        </w:rPr>
        <w:t xml:space="preserve"> </w:t>
      </w:r>
      <w:r w:rsidR="00C83896">
        <w:rPr>
          <w:rFonts w:ascii="Times New Roman" w:hAnsi="Times New Roman" w:cs="Times New Roman"/>
        </w:rPr>
        <w:t>and drivers of variation in mosquito population dynamics</w:t>
      </w:r>
      <w:r w:rsidR="001577A4">
        <w:rPr>
          <w:rFonts w:ascii="Times New Roman" w:hAnsi="Times New Roman" w:cs="Times New Roman"/>
        </w:rPr>
        <w:t xml:space="preserve">. India is well positioned </w:t>
      </w:r>
      <w:r w:rsidR="00C83896">
        <w:rPr>
          <w:rFonts w:ascii="Times New Roman" w:hAnsi="Times New Roman" w:cs="Times New Roman"/>
        </w:rPr>
        <w:t>in this respect due to the high diversity of malaria-competent vectors it is home to</w:t>
      </w:r>
      <w:r w:rsidR="00376B0E">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{"citationItems":[{"id":"ITEM-1","itemData":{"DOI":"10.1186/1756-3305-4-89","ISSN":"1756-3305","abstract":"The final article in a series of three publications examining the global distribution of 41 dominant vector species (DVS) of malaria is presented here. The first publication examined the DVS from the Americas, with the second covering those species present in Africa, Europe and the Middle East. Here we discuss the 19 DVS of the Asian-Pacific region. This region experiences a high diversity of vector species, many occurring sympatrically, which, combined with the occurrence of a high number of species complexes and suspected species complexes, and behavioural plasticity of many of these major vectors, adds a level of entomological complexity not comparable elsewhere globally. To try and untangle the intricacy of the vectors of this region and to increase the effectiveness of vector control interventions, an understanding of the contemporary distribution of each species, combined with a synthesis of the current knowledge of their behaviour and ecology is needed. Expert opinion (EO) range maps, created with the most up-to-date expert knowledge of each DVS distribution, were combined with a contemporary database of occurrence data and a suite of open access, environmental and climatic variables. Using the Boosted Regression Tree (BRT) modelling method, distribution maps of each DVS were produced. The occurrence data were abstracted from the formal, published literature, plus other relevant sources, resulting in the collation of DVS occurrence at 10116 locations across 31 countries, of which 8853 were successfully geo-referenced and 7430 were resolved to spatial areas that could be included in the BRT model. A detailed summary of the information on the bionomics of each species and species complex is also presented. This article concludes a project aimed to establish the contemporary global distribution of the DVS of malaria. The three articles produced are intended as a detailed reference for scientists continuing research into the aspects of taxonomy, biology and ecology relevant to species-specific vector control. This research is particularly relevant to help unravel the complicated taxonomic status, ecology and epidemiology of the vectors of the Asia-Pacific region. All the occurrence data, predictive maps and EO-shape files generated during the production of these publications will be made available in the public domain. We hope that this will encourage data sharing to improve future iterations of the distribution maps.","author":[{"dropping-particle":"","family":"Sinka","given":"Marianne E","non-dropping-particle":"","parse-names":false,"suffix":""},{"dropping-particle":"","family":"Bangs","given":"Michael J","non-dropping-particle":"","parse-names":false,"suffix":""},{"dropping-particle":"","family":"Manguin","given":"Sylvie","non-dropping-particle":"","parse-names":false,"suffix":""},{"dropping-particle":"","family":"Chareonviriyaphap","given":"Theeraphap","non-dropping-particle":"","parse-names":false,"suffix":""},{"dropping-particle":"","family":"Patil","given":"Anand P","non-dropping-particle":"","parse-names":false,"suffix":""},{"dropping-particle":"","family":"Temperley","given":"William H","non-dropping-particle":"","parse-names":false,"suffix":""},{"dropping-particle":"","family":"Gething","given":"Peter W","non-dropping-particle":"","parse-names":false,"suffix":""},{"dropping-particle":"","family":"Elyazar","given":"Iqbal RF","non-dropping-particle":"","parse-names":false,"suffix":""},{"dropping-particle":"","family":"Kabaria","given":"Caroline W","non-dropping-particle":"","parse-names":false,"suffix":""},{"dropping-particle":"","family":"Harbach","given":"Ralph E","non-dropping-particle":"","parse-names":false,"suffix":""},{"dropping-particle":"","family":"Hay","given":"Simon I","non-dropping-particle":"","parse-names":false,"suffix":""}],"container-title":"Parasites &amp; Vectors","id":"ITEM-1","issue":"1","issued":{"date-parts":[["2011","5","25"]]},"page":"89","publisher":"BioMed Central","title":"The dominant Anopheles vectors of human malaria in the Asia-Pacific region: occurrence data, distribution maps and bionomic précis","type":"article-journal","volume":"4"},"uris":["http://www.mendeley.com/documents/?uuid=afbb6ea4-9471-3a30-91c1-8ff97b3b5516"]}],"mendeley":{"formattedCitation":"&lt;sup&gt;35&lt;/sup&gt;","plainTextFormattedCitation":"35","previouslyFormattedCitation":"&lt;sup&gt;35&lt;/sup&gt;"},"properties":{"noteIndex":0},"schema":"https://github.com/citation-style-language/schema/raw/master/csl-citation.json"}</w:instrText>
      </w:r>
      <w:r w:rsidR="00376B0E">
        <w:rPr>
          <w:rFonts w:ascii="Times New Roman" w:hAnsi="Times New Roman" w:cs="Times New Roman"/>
        </w:rPr>
        <w:fldChar w:fldCharType="separate"/>
      </w:r>
      <w:r w:rsidR="006E0AAB" w:rsidRPr="006E0AAB">
        <w:rPr>
          <w:rFonts w:ascii="Times New Roman" w:hAnsi="Times New Roman" w:cs="Times New Roman"/>
          <w:noProof/>
          <w:vertAlign w:val="superscript"/>
        </w:rPr>
        <w:t>35</w:t>
      </w:r>
      <w:r w:rsidR="00376B0E">
        <w:rPr>
          <w:rFonts w:ascii="Times New Roman" w:hAnsi="Times New Roman" w:cs="Times New Roman"/>
        </w:rPr>
        <w:fldChar w:fldCharType="end"/>
      </w:r>
      <w:r w:rsidR="00C83896">
        <w:rPr>
          <w:rFonts w:ascii="Times New Roman" w:hAnsi="Times New Roman" w:cs="Times New Roman"/>
        </w:rPr>
        <w:t xml:space="preserve">, as well as its history of publishing high quality, temporally resolved and comprehensive entomological data. </w:t>
      </w:r>
      <w:r w:rsidR="00CC6A12">
        <w:rPr>
          <w:rFonts w:ascii="Times New Roman" w:hAnsi="Times New Roman" w:cs="Times New Roman"/>
        </w:rPr>
        <w:t>W</w:t>
      </w:r>
      <w:r w:rsidR="00C83896">
        <w:rPr>
          <w:rFonts w:ascii="Times New Roman" w:hAnsi="Times New Roman" w:cs="Times New Roman"/>
        </w:rPr>
        <w:t xml:space="preserve">e </w:t>
      </w:r>
      <w:r w:rsidR="00CC6A12">
        <w:rPr>
          <w:rFonts w:ascii="Times New Roman" w:hAnsi="Times New Roman" w:cs="Times New Roman"/>
        </w:rPr>
        <w:t xml:space="preserve">use these data to </w:t>
      </w:r>
      <w:r w:rsidR="00C83896">
        <w:rPr>
          <w:rFonts w:ascii="Times New Roman" w:hAnsi="Times New Roman" w:cs="Times New Roman"/>
        </w:rPr>
        <w:t>characterise the temporal patterns</w:t>
      </w:r>
      <w:r w:rsidR="00CC6A12">
        <w:rPr>
          <w:rFonts w:ascii="Times New Roman" w:hAnsi="Times New Roman" w:cs="Times New Roman"/>
        </w:rPr>
        <w:t xml:space="preserve"> </w:t>
      </w:r>
      <w:r w:rsidR="00EE1EB7">
        <w:rPr>
          <w:rFonts w:ascii="Times New Roman" w:hAnsi="Times New Roman" w:cs="Times New Roman"/>
        </w:rPr>
        <w:t>displayed by different</w:t>
      </w:r>
      <w:r w:rsidR="00CC6A12">
        <w:rPr>
          <w:rFonts w:ascii="Times New Roman" w:hAnsi="Times New Roman" w:cs="Times New Roman"/>
        </w:rPr>
        <w:t xml:space="preserve"> mosquito species</w:t>
      </w:r>
      <w:r w:rsidR="00C83896">
        <w:rPr>
          <w:rFonts w:ascii="Times New Roman" w:hAnsi="Times New Roman" w:cs="Times New Roman"/>
        </w:rPr>
        <w:t xml:space="preserve"> and </w:t>
      </w:r>
      <w:r w:rsidR="00CC6A12">
        <w:rPr>
          <w:rFonts w:ascii="Times New Roman" w:hAnsi="Times New Roman" w:cs="Times New Roman"/>
        </w:rPr>
        <w:t xml:space="preserve">identify </w:t>
      </w:r>
      <w:r w:rsidR="00C83896">
        <w:rPr>
          <w:rFonts w:ascii="Times New Roman" w:hAnsi="Times New Roman" w:cs="Times New Roman"/>
        </w:rPr>
        <w:t xml:space="preserve">structural </w:t>
      </w:r>
      <w:r w:rsidR="00CC6A12">
        <w:rPr>
          <w:rFonts w:ascii="Times New Roman" w:hAnsi="Times New Roman" w:cs="Times New Roman"/>
        </w:rPr>
        <w:t xml:space="preserve">differences </w:t>
      </w:r>
      <w:r w:rsidR="00C83896">
        <w:rPr>
          <w:rFonts w:ascii="Times New Roman" w:hAnsi="Times New Roman" w:cs="Times New Roman"/>
        </w:rPr>
        <w:t xml:space="preserve">in the dynamics </w:t>
      </w:r>
      <w:r w:rsidR="00EE1EB7">
        <w:rPr>
          <w:rFonts w:ascii="Times New Roman" w:hAnsi="Times New Roman" w:cs="Times New Roman"/>
        </w:rPr>
        <w:t>both between species and across different locations</w:t>
      </w:r>
      <w:r w:rsidR="00C83896">
        <w:rPr>
          <w:rFonts w:ascii="Times New Roman" w:hAnsi="Times New Roman" w:cs="Times New Roman"/>
        </w:rPr>
        <w:t xml:space="preserve">. </w:t>
      </w:r>
      <w:r w:rsidR="008F0D02">
        <w:rPr>
          <w:rFonts w:ascii="Times New Roman" w:hAnsi="Times New Roman" w:cs="Times New Roman"/>
        </w:rPr>
        <w:t xml:space="preserve">Our results reveal pronounced heterogeneity in the extent, nature and dynamics of seasonal </w:t>
      </w:r>
      <w:r w:rsidR="00395A2A">
        <w:rPr>
          <w:rFonts w:ascii="Times New Roman" w:hAnsi="Times New Roman" w:cs="Times New Roman"/>
        </w:rPr>
        <w:t>dynamics</w:t>
      </w:r>
      <w:r w:rsidR="008F0D02">
        <w:rPr>
          <w:rFonts w:ascii="Times New Roman" w:hAnsi="Times New Roman" w:cs="Times New Roman"/>
        </w:rPr>
        <w:t xml:space="preserve"> across different mosquito populations. </w:t>
      </w:r>
      <w:r w:rsidR="00395A2A">
        <w:rPr>
          <w:rFonts w:ascii="Times New Roman" w:hAnsi="Times New Roman" w:cs="Times New Roman"/>
        </w:rPr>
        <w:t xml:space="preserve">Exploring the drivers of these dynamics highlights </w:t>
      </w:r>
      <w:r w:rsidR="008F0D02">
        <w:rPr>
          <w:rFonts w:ascii="Times New Roman" w:hAnsi="Times New Roman" w:cs="Times New Roman"/>
        </w:rPr>
        <w:t xml:space="preserve">the critical interaction between abiotic and </w:t>
      </w:r>
      <w:r w:rsidR="006C5762">
        <w:rPr>
          <w:rFonts w:ascii="Times New Roman" w:hAnsi="Times New Roman" w:cs="Times New Roman"/>
        </w:rPr>
        <w:t>species-specific</w:t>
      </w:r>
      <w:r w:rsidR="008F0D02">
        <w:rPr>
          <w:rFonts w:ascii="Times New Roman" w:hAnsi="Times New Roman" w:cs="Times New Roman"/>
        </w:rPr>
        <w:t xml:space="preserve"> factors in </w:t>
      </w:r>
      <w:r w:rsidR="00395A2A">
        <w:rPr>
          <w:rFonts w:ascii="Times New Roman" w:hAnsi="Times New Roman" w:cs="Times New Roman"/>
        </w:rPr>
        <w:t xml:space="preserve">shaping and structuring </w:t>
      </w:r>
      <w:r w:rsidR="00D92F31">
        <w:rPr>
          <w:rFonts w:ascii="Times New Roman" w:hAnsi="Times New Roman" w:cs="Times New Roman"/>
        </w:rPr>
        <w:t xml:space="preserve">the temporal patterns </w:t>
      </w:r>
      <w:r w:rsidR="008F0D02">
        <w:rPr>
          <w:rFonts w:ascii="Times New Roman" w:hAnsi="Times New Roman" w:cs="Times New Roman"/>
        </w:rPr>
        <w:t xml:space="preserve">of these important disease vectors and the importance of considering ecological structure when </w:t>
      </w:r>
      <w:r w:rsidR="00395A2A">
        <w:rPr>
          <w:rFonts w:ascii="Times New Roman" w:hAnsi="Times New Roman" w:cs="Times New Roman"/>
        </w:rPr>
        <w:t>implementing</w:t>
      </w:r>
      <w:r w:rsidR="008F0D02">
        <w:rPr>
          <w:rFonts w:ascii="Times New Roman" w:hAnsi="Times New Roman" w:cs="Times New Roman"/>
        </w:rPr>
        <w:t xml:space="preserve"> malaria intervention strategies.</w:t>
      </w:r>
    </w:p>
    <w:p w14:paraId="02209378" w14:textId="15B6CA18" w:rsidR="00D12543" w:rsidRDefault="00D12543" w:rsidP="008F21A9">
      <w:pPr>
        <w:spacing w:line="360" w:lineRule="auto"/>
        <w:jc w:val="both"/>
        <w:rPr>
          <w:rFonts w:ascii="Times New Roman" w:hAnsi="Times New Roman" w:cs="Times New Roman"/>
        </w:rPr>
      </w:pPr>
      <w:r>
        <w:rPr>
          <w:rFonts w:ascii="Times New Roman" w:hAnsi="Times New Roman" w:cs="Times New Roman"/>
        </w:rPr>
        <w:lastRenderedPageBreak/>
        <w:br w:type="page"/>
      </w:r>
    </w:p>
    <w:p w14:paraId="36C604FD" w14:textId="23A6151B" w:rsidR="00535841" w:rsidRPr="00535841" w:rsidRDefault="00CC54BB" w:rsidP="00CA50F2">
      <w:pPr>
        <w:spacing w:line="360" w:lineRule="auto"/>
        <w:rPr>
          <w:rFonts w:ascii="Times New Roman" w:hAnsi="Times New Roman" w:cs="Times New Roman"/>
          <w:b/>
          <w:sz w:val="28"/>
        </w:rPr>
      </w:pPr>
      <w:r w:rsidRPr="00CC54BB">
        <w:rPr>
          <w:rFonts w:ascii="Times New Roman" w:hAnsi="Times New Roman" w:cs="Times New Roman"/>
          <w:b/>
          <w:sz w:val="28"/>
        </w:rPr>
        <w:lastRenderedPageBreak/>
        <w:t>Results</w:t>
      </w:r>
    </w:p>
    <w:p w14:paraId="65BA1FB3" w14:textId="007CCF9C" w:rsidR="00D27098" w:rsidRPr="00054A7C" w:rsidRDefault="00DA0D64" w:rsidP="00CA50F2">
      <w:pPr>
        <w:spacing w:line="360" w:lineRule="auto"/>
        <w:jc w:val="both"/>
        <w:rPr>
          <w:rFonts w:ascii="Times New Roman" w:hAnsi="Times New Roman" w:cs="Times New Roman"/>
        </w:rPr>
      </w:pPr>
      <w:r>
        <w:rPr>
          <w:rFonts w:ascii="Times New Roman" w:hAnsi="Times New Roman" w:cs="Times New Roman"/>
          <w:b/>
        </w:rPr>
        <w:t>Substantial Diversity in Mosquito Population Dynamics Both Within and Between Species</w:t>
      </w:r>
      <w:r w:rsidR="00542568">
        <w:rPr>
          <w:rFonts w:ascii="Times New Roman" w:hAnsi="Times New Roman" w:cs="Times New Roman"/>
          <w:b/>
        </w:rPr>
        <w:t xml:space="preserve">: </w:t>
      </w:r>
      <w:r w:rsidR="00E86C54">
        <w:rPr>
          <w:rFonts w:ascii="Times New Roman" w:hAnsi="Times New Roman" w:cs="Times New Roman"/>
        </w:rPr>
        <w:t>A total of 272 time series</w:t>
      </w:r>
      <w:r w:rsidR="00535841">
        <w:rPr>
          <w:rFonts w:ascii="Times New Roman" w:hAnsi="Times New Roman" w:cs="Times New Roman"/>
        </w:rPr>
        <w:t xml:space="preserve"> from</w:t>
      </w:r>
      <w:r w:rsidR="00D27098">
        <w:rPr>
          <w:rFonts w:ascii="Times New Roman" w:hAnsi="Times New Roman" w:cs="Times New Roman"/>
        </w:rPr>
        <w:t xml:space="preserve"> 117</w:t>
      </w:r>
      <w:r w:rsidR="00535841">
        <w:rPr>
          <w:rFonts w:ascii="Times New Roman" w:hAnsi="Times New Roman" w:cs="Times New Roman"/>
        </w:rPr>
        <w:t xml:space="preserve"> locations across India were identified</w:t>
      </w:r>
      <w:r w:rsidR="00D27098">
        <w:rPr>
          <w:rFonts w:ascii="Times New Roman" w:hAnsi="Times New Roman" w:cs="Times New Roman"/>
        </w:rPr>
        <w:t xml:space="preserve"> through the systematic review</w:t>
      </w:r>
      <w:r w:rsidR="0085204E">
        <w:rPr>
          <w:rFonts w:ascii="Times New Roman" w:hAnsi="Times New Roman" w:cs="Times New Roman"/>
        </w:rPr>
        <w:t>, which were then smoothed using a Negative Binomial Gaussian Process based framework</w:t>
      </w:r>
      <w:r w:rsidR="008D21FF">
        <w:rPr>
          <w:rFonts w:ascii="Times New Roman" w:hAnsi="Times New Roman" w:cs="Times New Roman"/>
        </w:rPr>
        <w:t xml:space="preserve"> </w:t>
      </w:r>
      <w:r w:rsidR="008D21FF">
        <w:rPr>
          <w:rFonts w:ascii="Times New Roman" w:hAnsi="Times New Roman" w:cs="Times New Roman"/>
          <w:b/>
        </w:rPr>
        <w:t>(Fig</w:t>
      </w:r>
      <w:r w:rsidR="00F44A17">
        <w:rPr>
          <w:rFonts w:ascii="Times New Roman" w:hAnsi="Times New Roman" w:cs="Times New Roman"/>
          <w:b/>
        </w:rPr>
        <w:t>.</w:t>
      </w:r>
      <w:r w:rsidR="008D21FF">
        <w:rPr>
          <w:rFonts w:ascii="Times New Roman" w:hAnsi="Times New Roman" w:cs="Times New Roman"/>
          <w:b/>
        </w:rPr>
        <w:t>1A)</w:t>
      </w:r>
      <w:r w:rsidR="00C42184">
        <w:rPr>
          <w:rFonts w:ascii="Times New Roman" w:hAnsi="Times New Roman" w:cs="Times New Roman"/>
        </w:rPr>
        <w:t>.</w:t>
      </w:r>
      <w:r w:rsidR="00D27098">
        <w:rPr>
          <w:rFonts w:ascii="Times New Roman" w:hAnsi="Times New Roman" w:cs="Times New Roman"/>
        </w:rPr>
        <w:t xml:space="preserve"> </w:t>
      </w:r>
      <w:r w:rsidR="0085204E">
        <w:rPr>
          <w:rFonts w:ascii="Times New Roman" w:hAnsi="Times New Roman" w:cs="Times New Roman"/>
        </w:rPr>
        <w:t>Across these smoothed time series, w</w:t>
      </w:r>
      <w:r w:rsidR="00C42184">
        <w:rPr>
          <w:rFonts w:ascii="Times New Roman" w:hAnsi="Times New Roman" w:cs="Times New Roman"/>
        </w:rPr>
        <w:t>e observed substantial</w:t>
      </w:r>
      <w:r w:rsidR="00D27098">
        <w:rPr>
          <w:rFonts w:ascii="Times New Roman" w:hAnsi="Times New Roman" w:cs="Times New Roman"/>
        </w:rPr>
        <w:t xml:space="preserve"> heterogeneity between different species in their temporal dynamics over the course of a year</w:t>
      </w:r>
      <w:r w:rsidR="00D27098">
        <w:rPr>
          <w:rFonts w:ascii="Times New Roman" w:hAnsi="Times New Roman" w:cs="Times New Roman"/>
          <w:b/>
        </w:rPr>
        <w:t xml:space="preserve"> (Fig</w:t>
      </w:r>
      <w:r w:rsidR="00F44A17">
        <w:rPr>
          <w:rFonts w:ascii="Times New Roman" w:hAnsi="Times New Roman" w:cs="Times New Roman"/>
          <w:b/>
        </w:rPr>
        <w:t>.</w:t>
      </w:r>
      <w:r w:rsidR="00D27098">
        <w:rPr>
          <w:rFonts w:ascii="Times New Roman" w:hAnsi="Times New Roman" w:cs="Times New Roman"/>
          <w:b/>
        </w:rPr>
        <w:t>1B)</w:t>
      </w:r>
      <w:r w:rsidR="00D27098">
        <w:rPr>
          <w:rFonts w:ascii="Times New Roman" w:hAnsi="Times New Roman" w:cs="Times New Roman"/>
        </w:rPr>
        <w:t xml:space="preserve">. Whereas </w:t>
      </w:r>
      <w:r w:rsidR="00D27098">
        <w:rPr>
          <w:rFonts w:ascii="Times New Roman" w:hAnsi="Times New Roman" w:cs="Times New Roman"/>
          <w:i/>
        </w:rPr>
        <w:t xml:space="preserve">Anopheles </w:t>
      </w:r>
      <w:proofErr w:type="spellStart"/>
      <w:r w:rsidR="00D27098">
        <w:rPr>
          <w:rFonts w:ascii="Times New Roman" w:hAnsi="Times New Roman" w:cs="Times New Roman"/>
          <w:i/>
        </w:rPr>
        <w:t>dirus</w:t>
      </w:r>
      <w:proofErr w:type="spellEnd"/>
      <w:r w:rsidR="00D27098">
        <w:rPr>
          <w:rFonts w:ascii="Times New Roman" w:hAnsi="Times New Roman" w:cs="Times New Roman"/>
        </w:rPr>
        <w:t xml:space="preserve"> populations tended to peak during the monsoon period (typically June to September), by contrast, in </w:t>
      </w:r>
      <w:r w:rsidR="003D3673">
        <w:rPr>
          <w:rFonts w:ascii="Times New Roman" w:hAnsi="Times New Roman" w:cs="Times New Roman"/>
        </w:rPr>
        <w:t>many</w:t>
      </w:r>
      <w:r w:rsidR="00D27098">
        <w:rPr>
          <w:rFonts w:ascii="Times New Roman" w:hAnsi="Times New Roman" w:cs="Times New Roman"/>
        </w:rPr>
        <w:t xml:space="preserve"> instance</w:t>
      </w:r>
      <w:r w:rsidR="003D3673">
        <w:rPr>
          <w:rFonts w:ascii="Times New Roman" w:hAnsi="Times New Roman" w:cs="Times New Roman"/>
        </w:rPr>
        <w:t>s</w:t>
      </w:r>
      <w:r w:rsidR="00D27098">
        <w:rPr>
          <w:rFonts w:ascii="Times New Roman" w:hAnsi="Times New Roman" w:cs="Times New Roman"/>
        </w:rPr>
        <w:t xml:space="preserve">, </w:t>
      </w:r>
      <w:r w:rsidR="00D27098">
        <w:rPr>
          <w:rFonts w:ascii="Times New Roman" w:hAnsi="Times New Roman" w:cs="Times New Roman"/>
          <w:i/>
        </w:rPr>
        <w:t xml:space="preserve">Anopheles </w:t>
      </w:r>
      <w:proofErr w:type="spellStart"/>
      <w:r w:rsidR="00D27098">
        <w:rPr>
          <w:rFonts w:ascii="Times New Roman" w:hAnsi="Times New Roman" w:cs="Times New Roman"/>
          <w:i/>
        </w:rPr>
        <w:t>fluviatilis</w:t>
      </w:r>
      <w:proofErr w:type="spellEnd"/>
      <w:r w:rsidR="00D27098">
        <w:rPr>
          <w:rFonts w:ascii="Times New Roman" w:hAnsi="Times New Roman" w:cs="Times New Roman"/>
        </w:rPr>
        <w:t xml:space="preserve"> populations</w:t>
      </w:r>
      <w:r w:rsidR="00054A7C">
        <w:rPr>
          <w:rFonts w:ascii="Times New Roman" w:hAnsi="Times New Roman" w:cs="Times New Roman"/>
        </w:rPr>
        <w:t xml:space="preserve"> </w:t>
      </w:r>
      <w:r w:rsidR="00D27098">
        <w:rPr>
          <w:rFonts w:ascii="Times New Roman" w:hAnsi="Times New Roman" w:cs="Times New Roman"/>
        </w:rPr>
        <w:t xml:space="preserve">peaked </w:t>
      </w:r>
      <w:r w:rsidR="00C42184">
        <w:rPr>
          <w:rFonts w:ascii="Times New Roman" w:hAnsi="Times New Roman" w:cs="Times New Roman"/>
        </w:rPr>
        <w:t xml:space="preserve">between </w:t>
      </w:r>
      <w:r w:rsidR="00D27098">
        <w:rPr>
          <w:rFonts w:ascii="Times New Roman" w:hAnsi="Times New Roman" w:cs="Times New Roman"/>
        </w:rPr>
        <w:t xml:space="preserve">November </w:t>
      </w:r>
      <w:r w:rsidR="00C42184">
        <w:rPr>
          <w:rFonts w:ascii="Times New Roman" w:hAnsi="Times New Roman" w:cs="Times New Roman"/>
        </w:rPr>
        <w:t>and</w:t>
      </w:r>
      <w:r w:rsidR="00D27098">
        <w:rPr>
          <w:rFonts w:ascii="Times New Roman" w:hAnsi="Times New Roman" w:cs="Times New Roman"/>
        </w:rPr>
        <w:t xml:space="preserve"> February (the dry season across most of India), reach</w:t>
      </w:r>
      <w:r w:rsidR="00C42184">
        <w:rPr>
          <w:rFonts w:ascii="Times New Roman" w:hAnsi="Times New Roman" w:cs="Times New Roman"/>
        </w:rPr>
        <w:t>ing</w:t>
      </w:r>
      <w:r w:rsidR="00D27098">
        <w:rPr>
          <w:rFonts w:ascii="Times New Roman" w:hAnsi="Times New Roman" w:cs="Times New Roman"/>
        </w:rPr>
        <w:t xml:space="preserve"> their lowest </w:t>
      </w:r>
      <w:r w:rsidR="00C42184">
        <w:rPr>
          <w:rFonts w:ascii="Times New Roman" w:hAnsi="Times New Roman" w:cs="Times New Roman"/>
        </w:rPr>
        <w:t xml:space="preserve">density </w:t>
      </w:r>
      <w:r w:rsidR="00D27098">
        <w:rPr>
          <w:rFonts w:ascii="Times New Roman" w:hAnsi="Times New Roman" w:cs="Times New Roman"/>
        </w:rPr>
        <w:t xml:space="preserve">during the monsoon. </w:t>
      </w:r>
      <w:proofErr w:type="gramStart"/>
      <w:r w:rsidR="00D27098">
        <w:rPr>
          <w:rFonts w:ascii="Times New Roman" w:hAnsi="Times New Roman" w:cs="Times New Roman"/>
        </w:rPr>
        <w:t>A number of</w:t>
      </w:r>
      <w:proofErr w:type="gramEnd"/>
      <w:r w:rsidR="00D27098">
        <w:rPr>
          <w:rFonts w:ascii="Times New Roman" w:hAnsi="Times New Roman" w:cs="Times New Roman"/>
        </w:rPr>
        <w:t xml:space="preserve"> </w:t>
      </w:r>
      <w:r w:rsidR="00D27098">
        <w:rPr>
          <w:rFonts w:ascii="Times New Roman" w:hAnsi="Times New Roman" w:cs="Times New Roman"/>
          <w:i/>
        </w:rPr>
        <w:t xml:space="preserve">Anopheles </w:t>
      </w:r>
      <w:proofErr w:type="spellStart"/>
      <w:r w:rsidR="00D27098">
        <w:rPr>
          <w:rFonts w:ascii="Times New Roman" w:hAnsi="Times New Roman" w:cs="Times New Roman"/>
          <w:i/>
        </w:rPr>
        <w:t>subpictus</w:t>
      </w:r>
      <w:proofErr w:type="spellEnd"/>
      <w:r w:rsidR="00D27098">
        <w:rPr>
          <w:rFonts w:ascii="Times New Roman" w:hAnsi="Times New Roman" w:cs="Times New Roman"/>
        </w:rPr>
        <w:t xml:space="preserve"> time series showed distinct evidence of bimodality with peaks occurring both in the months of March–May and August–September, whilst </w:t>
      </w:r>
      <w:r w:rsidR="00054A7C">
        <w:rPr>
          <w:rFonts w:ascii="Times New Roman" w:hAnsi="Times New Roman" w:cs="Times New Roman"/>
        </w:rPr>
        <w:t xml:space="preserve">a </w:t>
      </w:r>
      <w:r w:rsidR="00DA2DD2">
        <w:rPr>
          <w:rFonts w:ascii="Times New Roman" w:hAnsi="Times New Roman" w:cs="Times New Roman"/>
        </w:rPr>
        <w:t xml:space="preserve">number of </w:t>
      </w:r>
      <w:r w:rsidR="00D27098">
        <w:rPr>
          <w:rFonts w:ascii="Times New Roman" w:hAnsi="Times New Roman" w:cs="Times New Roman"/>
          <w:i/>
        </w:rPr>
        <w:t xml:space="preserve">Anopheles </w:t>
      </w:r>
      <w:proofErr w:type="spellStart"/>
      <w:r w:rsidR="00D27098">
        <w:rPr>
          <w:rFonts w:ascii="Times New Roman" w:hAnsi="Times New Roman" w:cs="Times New Roman"/>
          <w:i/>
        </w:rPr>
        <w:t>annularis</w:t>
      </w:r>
      <w:proofErr w:type="spellEnd"/>
      <w:r w:rsidR="00D27098">
        <w:rPr>
          <w:rFonts w:ascii="Times New Roman" w:hAnsi="Times New Roman" w:cs="Times New Roman"/>
          <w:i/>
        </w:rPr>
        <w:t xml:space="preserve"> </w:t>
      </w:r>
      <w:r w:rsidR="00D27098">
        <w:rPr>
          <w:rFonts w:ascii="Times New Roman" w:hAnsi="Times New Roman" w:cs="Times New Roman"/>
        </w:rPr>
        <w:t xml:space="preserve">populations </w:t>
      </w:r>
      <w:r w:rsidR="00054A7C">
        <w:rPr>
          <w:rFonts w:ascii="Times New Roman" w:hAnsi="Times New Roman" w:cs="Times New Roman"/>
        </w:rPr>
        <w:t>demonstrated perennial patterns of abundance. W</w:t>
      </w:r>
      <w:r w:rsidR="00D27098">
        <w:rPr>
          <w:rFonts w:ascii="Times New Roman" w:hAnsi="Times New Roman" w:cs="Times New Roman"/>
        </w:rPr>
        <w:t xml:space="preserve">e also observed extensive variation </w:t>
      </w:r>
      <w:r w:rsidR="00054A7C">
        <w:rPr>
          <w:rFonts w:ascii="Times New Roman" w:hAnsi="Times New Roman" w:cs="Times New Roman"/>
        </w:rPr>
        <w:t xml:space="preserve">in temporal dynamics </w:t>
      </w:r>
      <w:r w:rsidR="00D27098">
        <w:rPr>
          <w:rFonts w:ascii="Times New Roman" w:hAnsi="Times New Roman" w:cs="Times New Roman"/>
        </w:rPr>
        <w:t>within species.</w:t>
      </w:r>
      <w:r w:rsidR="00054A7C">
        <w:rPr>
          <w:rFonts w:ascii="Times New Roman" w:hAnsi="Times New Roman" w:cs="Times New Roman"/>
        </w:rPr>
        <w:t xml:space="preserve"> </w:t>
      </w:r>
      <w:r w:rsidR="00C42184">
        <w:rPr>
          <w:rFonts w:ascii="Times New Roman" w:hAnsi="Times New Roman" w:cs="Times New Roman"/>
        </w:rPr>
        <w:t>For example, a</w:t>
      </w:r>
      <w:r w:rsidR="00054A7C">
        <w:rPr>
          <w:rFonts w:ascii="Times New Roman" w:hAnsi="Times New Roman" w:cs="Times New Roman"/>
        </w:rPr>
        <w:t xml:space="preserve">cross the </w:t>
      </w:r>
      <w:r w:rsidR="00DA2DD2">
        <w:rPr>
          <w:rFonts w:ascii="Times New Roman" w:hAnsi="Times New Roman" w:cs="Times New Roman"/>
        </w:rPr>
        <w:t>85</w:t>
      </w:r>
      <w:r w:rsidR="00054A7C">
        <w:rPr>
          <w:rFonts w:ascii="Times New Roman" w:hAnsi="Times New Roman" w:cs="Times New Roman"/>
        </w:rPr>
        <w:t xml:space="preserve"> time</w:t>
      </w:r>
      <w:r w:rsidR="00C42184">
        <w:rPr>
          <w:rFonts w:ascii="Times New Roman" w:hAnsi="Times New Roman" w:cs="Times New Roman"/>
        </w:rPr>
        <w:t>-</w:t>
      </w:r>
      <w:r w:rsidR="00054A7C">
        <w:rPr>
          <w:rFonts w:ascii="Times New Roman" w:hAnsi="Times New Roman" w:cs="Times New Roman"/>
        </w:rPr>
        <w:t>series collated for</w:t>
      </w:r>
      <w:r w:rsidR="00D27098">
        <w:rPr>
          <w:rFonts w:ascii="Times New Roman" w:hAnsi="Times New Roman" w:cs="Times New Roman"/>
        </w:rPr>
        <w:t xml:space="preserve"> </w:t>
      </w:r>
      <w:r w:rsidR="00D27098">
        <w:rPr>
          <w:rFonts w:ascii="Times New Roman" w:hAnsi="Times New Roman" w:cs="Times New Roman"/>
          <w:i/>
        </w:rPr>
        <w:t xml:space="preserve">Anopheles </w:t>
      </w:r>
      <w:proofErr w:type="spellStart"/>
      <w:r w:rsidR="00D27098">
        <w:rPr>
          <w:rFonts w:ascii="Times New Roman" w:hAnsi="Times New Roman" w:cs="Times New Roman"/>
          <w:i/>
        </w:rPr>
        <w:t>culicifacies</w:t>
      </w:r>
      <w:proofErr w:type="spellEnd"/>
      <w:r w:rsidR="002B5846">
        <w:rPr>
          <w:rFonts w:ascii="Times New Roman" w:hAnsi="Times New Roman" w:cs="Times New Roman"/>
        </w:rPr>
        <w:t>,</w:t>
      </w:r>
      <w:r w:rsidR="00C42184">
        <w:rPr>
          <w:rFonts w:ascii="Times New Roman" w:hAnsi="Times New Roman" w:cs="Times New Roman"/>
        </w:rPr>
        <w:t xml:space="preserve"> the </w:t>
      </w:r>
      <w:r w:rsidR="00D27098">
        <w:rPr>
          <w:rFonts w:ascii="Times New Roman" w:hAnsi="Times New Roman" w:cs="Times New Roman"/>
        </w:rPr>
        <w:t xml:space="preserve">populations varied </w:t>
      </w:r>
      <w:r w:rsidR="00C42184">
        <w:rPr>
          <w:rFonts w:ascii="Times New Roman" w:hAnsi="Times New Roman" w:cs="Times New Roman"/>
        </w:rPr>
        <w:t xml:space="preserve">substantially </w:t>
      </w:r>
      <w:r w:rsidR="00D27098">
        <w:rPr>
          <w:rFonts w:ascii="Times New Roman" w:hAnsi="Times New Roman" w:cs="Times New Roman"/>
        </w:rPr>
        <w:t>in both the extent and timing of their seasonal peaks</w:t>
      </w:r>
      <w:r w:rsidR="00C42184">
        <w:rPr>
          <w:rFonts w:ascii="Times New Roman" w:hAnsi="Times New Roman" w:cs="Times New Roman"/>
        </w:rPr>
        <w:t>;</w:t>
      </w:r>
      <w:r w:rsidR="00D27098">
        <w:rPr>
          <w:rFonts w:ascii="Times New Roman" w:hAnsi="Times New Roman" w:cs="Times New Roman"/>
        </w:rPr>
        <w:t xml:space="preserve"> whereas some displayed sharp peaks in the monsoon season, others</w:t>
      </w:r>
      <w:r w:rsidR="00054A7C">
        <w:rPr>
          <w:rFonts w:ascii="Times New Roman" w:hAnsi="Times New Roman" w:cs="Times New Roman"/>
        </w:rPr>
        <w:t xml:space="preserve"> displayed perennial characteristics similar to those observed for </w:t>
      </w:r>
      <w:r w:rsidR="00D27098">
        <w:rPr>
          <w:rFonts w:ascii="Times New Roman" w:hAnsi="Times New Roman" w:cs="Times New Roman"/>
          <w:i/>
        </w:rPr>
        <w:t xml:space="preserve">Anopheles </w:t>
      </w:r>
      <w:proofErr w:type="spellStart"/>
      <w:r w:rsidR="00D27098">
        <w:rPr>
          <w:rFonts w:ascii="Times New Roman" w:hAnsi="Times New Roman" w:cs="Times New Roman"/>
          <w:i/>
        </w:rPr>
        <w:t>annularis</w:t>
      </w:r>
      <w:proofErr w:type="spellEnd"/>
      <w:r w:rsidR="00054A7C">
        <w:rPr>
          <w:rFonts w:ascii="Times New Roman" w:hAnsi="Times New Roman" w:cs="Times New Roman"/>
        </w:rPr>
        <w:t xml:space="preserve">. Similar patterns </w:t>
      </w:r>
      <w:r w:rsidR="002B5846">
        <w:rPr>
          <w:rFonts w:ascii="Times New Roman" w:hAnsi="Times New Roman" w:cs="Times New Roman"/>
        </w:rPr>
        <w:t>were observed</w:t>
      </w:r>
      <w:r w:rsidR="00C42184">
        <w:rPr>
          <w:rFonts w:ascii="Times New Roman" w:hAnsi="Times New Roman" w:cs="Times New Roman"/>
        </w:rPr>
        <w:t xml:space="preserve"> </w:t>
      </w:r>
      <w:r w:rsidR="0085204E">
        <w:rPr>
          <w:rFonts w:ascii="Times New Roman" w:hAnsi="Times New Roman" w:cs="Times New Roman"/>
        </w:rPr>
        <w:t>across</w:t>
      </w:r>
      <w:r w:rsidR="00054A7C">
        <w:rPr>
          <w:rFonts w:ascii="Times New Roman" w:hAnsi="Times New Roman" w:cs="Times New Roman"/>
        </w:rPr>
        <w:t xml:space="preserve"> the raw time series (</w:t>
      </w:r>
      <w:r w:rsidR="00054A7C">
        <w:rPr>
          <w:rFonts w:ascii="Times New Roman" w:hAnsi="Times New Roman" w:cs="Times New Roman"/>
          <w:b/>
        </w:rPr>
        <w:t>Supplementary Figure 1</w:t>
      </w:r>
      <w:r w:rsidR="00054A7C">
        <w:rPr>
          <w:rFonts w:ascii="Times New Roman" w:hAnsi="Times New Roman" w:cs="Times New Roman"/>
        </w:rPr>
        <w:t xml:space="preserve">). </w:t>
      </w:r>
    </w:p>
    <w:p w14:paraId="305EF2F1" w14:textId="5ACB2A53" w:rsidR="008C416D" w:rsidRPr="008C416D" w:rsidRDefault="00C52400" w:rsidP="00CA50F2">
      <w:pPr>
        <w:spacing w:line="360" w:lineRule="auto"/>
        <w:jc w:val="both"/>
        <w:rPr>
          <w:rFonts w:ascii="Times New Roman" w:hAnsi="Times New Roman" w:cs="Times New Roman"/>
        </w:rPr>
      </w:pPr>
      <w:r>
        <w:rPr>
          <w:rFonts w:ascii="Times New Roman" w:hAnsi="Times New Roman" w:cs="Times New Roman"/>
          <w:b/>
        </w:rPr>
        <w:t>Characterisation and Clustering of Mosquito Catch Time Series Properties Reveals Discrete Temporal Modalities:</w:t>
      </w:r>
      <w:r>
        <w:rPr>
          <w:rFonts w:ascii="Times New Roman" w:hAnsi="Times New Roman" w:cs="Times New Roman"/>
        </w:rPr>
        <w:t xml:space="preserve"> </w:t>
      </w:r>
      <w:r w:rsidR="001921A1">
        <w:rPr>
          <w:rFonts w:ascii="Times New Roman" w:hAnsi="Times New Roman" w:cs="Times New Roman"/>
        </w:rPr>
        <w:t xml:space="preserve">Having identified substantial variation in the temporal dynamics of mosquito populations, </w:t>
      </w:r>
      <w:r>
        <w:rPr>
          <w:rFonts w:ascii="Times New Roman" w:hAnsi="Times New Roman" w:cs="Times New Roman"/>
        </w:rPr>
        <w:t>we next asked whether th</w:t>
      </w:r>
      <w:r w:rsidR="001921A1">
        <w:rPr>
          <w:rFonts w:ascii="Times New Roman" w:hAnsi="Times New Roman" w:cs="Times New Roman"/>
        </w:rPr>
        <w:t xml:space="preserve">is variation could be delineated into </w:t>
      </w:r>
      <w:r w:rsidR="00F779E7">
        <w:rPr>
          <w:rFonts w:ascii="Times New Roman" w:hAnsi="Times New Roman" w:cs="Times New Roman"/>
        </w:rPr>
        <w:t xml:space="preserve">discrete </w:t>
      </w:r>
      <w:r w:rsidR="0085204E">
        <w:rPr>
          <w:rFonts w:ascii="Times New Roman" w:hAnsi="Times New Roman" w:cs="Times New Roman"/>
        </w:rPr>
        <w:t xml:space="preserve">clusters of time series with </w:t>
      </w:r>
      <w:r w:rsidR="001921A1">
        <w:rPr>
          <w:rFonts w:ascii="Times New Roman" w:hAnsi="Times New Roman" w:cs="Times New Roman"/>
        </w:rPr>
        <w:t xml:space="preserve">distinct </w:t>
      </w:r>
      <w:r w:rsidR="0085204E">
        <w:rPr>
          <w:rFonts w:ascii="Times New Roman" w:hAnsi="Times New Roman" w:cs="Times New Roman"/>
        </w:rPr>
        <w:t>temporal patterns</w:t>
      </w:r>
      <w:r w:rsidR="001921A1">
        <w:rPr>
          <w:rFonts w:ascii="Times New Roman" w:hAnsi="Times New Roman" w:cs="Times New Roman"/>
        </w:rPr>
        <w:t xml:space="preserve"> </w:t>
      </w:r>
      <w:r w:rsidR="00D12543">
        <w:rPr>
          <w:rFonts w:ascii="Times New Roman" w:hAnsi="Times New Roman" w:cs="Times New Roman"/>
        </w:rPr>
        <w:t xml:space="preserve">(hereafter referred to as a temporal pattern cluster) </w:t>
      </w:r>
      <w:r w:rsidR="001921A1">
        <w:rPr>
          <w:rFonts w:ascii="Times New Roman" w:hAnsi="Times New Roman" w:cs="Times New Roman"/>
        </w:rPr>
        <w:t>based on the</w:t>
      </w:r>
      <w:r w:rsidR="0085204E">
        <w:rPr>
          <w:rFonts w:ascii="Times New Roman" w:hAnsi="Times New Roman" w:cs="Times New Roman"/>
        </w:rPr>
        <w:t>ir statistical</w:t>
      </w:r>
      <w:r w:rsidR="001921A1">
        <w:rPr>
          <w:rFonts w:ascii="Times New Roman" w:hAnsi="Times New Roman" w:cs="Times New Roman"/>
        </w:rPr>
        <w:t xml:space="preserve"> characteristics. </w:t>
      </w:r>
      <w:r w:rsidR="009E74DC">
        <w:rPr>
          <w:rFonts w:ascii="Times New Roman" w:hAnsi="Times New Roman" w:cs="Times New Roman"/>
        </w:rPr>
        <w:t xml:space="preserve">Using </w:t>
      </w:r>
      <w:r w:rsidR="00D12543">
        <w:rPr>
          <w:rFonts w:ascii="Times New Roman" w:hAnsi="Times New Roman" w:cs="Times New Roman"/>
        </w:rPr>
        <w:t xml:space="preserve">an array of </w:t>
      </w:r>
      <w:r w:rsidR="00787846">
        <w:rPr>
          <w:rFonts w:ascii="Times New Roman" w:hAnsi="Times New Roman" w:cs="Times New Roman"/>
        </w:rPr>
        <w:t xml:space="preserve">summary statistics </w:t>
      </w:r>
      <w:r w:rsidR="00D12543">
        <w:rPr>
          <w:rFonts w:ascii="Times New Roman" w:hAnsi="Times New Roman" w:cs="Times New Roman"/>
        </w:rPr>
        <w:t xml:space="preserve">to characterise the temporal properties </w:t>
      </w:r>
      <w:r w:rsidR="00787846">
        <w:rPr>
          <w:rFonts w:ascii="Times New Roman" w:hAnsi="Times New Roman" w:cs="Times New Roman"/>
        </w:rPr>
        <w:t xml:space="preserve">of each time </w:t>
      </w:r>
      <w:r w:rsidR="00D12543">
        <w:rPr>
          <w:rFonts w:ascii="Times New Roman" w:hAnsi="Times New Roman" w:cs="Times New Roman"/>
        </w:rPr>
        <w:t xml:space="preserve">series followed by k-means clustering, </w:t>
      </w:r>
      <w:r w:rsidR="00426401">
        <w:rPr>
          <w:rFonts w:ascii="Times New Roman" w:hAnsi="Times New Roman" w:cs="Times New Roman"/>
        </w:rPr>
        <w:t xml:space="preserve">we </w:t>
      </w:r>
      <w:r w:rsidR="00787846">
        <w:rPr>
          <w:rFonts w:ascii="Times New Roman" w:hAnsi="Times New Roman" w:cs="Times New Roman"/>
        </w:rPr>
        <w:t xml:space="preserve">identified </w:t>
      </w:r>
      <w:r w:rsidR="001921A1">
        <w:rPr>
          <w:rFonts w:ascii="Times New Roman" w:hAnsi="Times New Roman" w:cs="Times New Roman"/>
        </w:rPr>
        <w:t xml:space="preserve">4 </w:t>
      </w:r>
      <w:r w:rsidR="008646C3">
        <w:rPr>
          <w:rFonts w:ascii="Times New Roman" w:hAnsi="Times New Roman" w:cs="Times New Roman"/>
        </w:rPr>
        <w:t xml:space="preserve">temporal pattern </w:t>
      </w:r>
      <w:r w:rsidR="001921A1">
        <w:rPr>
          <w:rFonts w:ascii="Times New Roman" w:hAnsi="Times New Roman" w:cs="Times New Roman"/>
        </w:rPr>
        <w:t xml:space="preserve">clusters </w:t>
      </w:r>
      <w:r w:rsidR="00787846">
        <w:rPr>
          <w:rFonts w:ascii="Times New Roman" w:hAnsi="Times New Roman" w:cs="Times New Roman"/>
        </w:rPr>
        <w:t>(</w:t>
      </w:r>
      <w:r w:rsidR="00787846" w:rsidRPr="00D12543">
        <w:rPr>
          <w:rFonts w:ascii="Times New Roman" w:hAnsi="Times New Roman" w:cs="Times New Roman"/>
          <w:b/>
        </w:rPr>
        <w:t>Figure 2</w:t>
      </w:r>
      <w:r w:rsidR="001921A1">
        <w:rPr>
          <w:rFonts w:ascii="Times New Roman" w:hAnsi="Times New Roman" w:cs="Times New Roman"/>
          <w:b/>
        </w:rPr>
        <w:t>)</w:t>
      </w:r>
      <w:r w:rsidR="001921A1">
        <w:rPr>
          <w:rFonts w:ascii="Times New Roman" w:hAnsi="Times New Roman" w:cs="Times New Roman"/>
        </w:rPr>
        <w:t xml:space="preserve">. </w:t>
      </w:r>
      <w:r w:rsidR="00787846">
        <w:rPr>
          <w:rFonts w:ascii="Times New Roman" w:hAnsi="Times New Roman" w:cs="Times New Roman"/>
        </w:rPr>
        <w:t>These clusters included</w:t>
      </w:r>
      <w:r w:rsidR="001921A1">
        <w:rPr>
          <w:rFonts w:ascii="Times New Roman" w:hAnsi="Times New Roman" w:cs="Times New Roman"/>
        </w:rPr>
        <w:t xml:space="preserve"> time series peaking during the monsoon season</w:t>
      </w:r>
      <w:r w:rsidR="00787846">
        <w:rPr>
          <w:rFonts w:ascii="Times New Roman" w:hAnsi="Times New Roman" w:cs="Times New Roman"/>
        </w:rPr>
        <w:t xml:space="preserve"> (Cluster 1)</w:t>
      </w:r>
      <w:r w:rsidR="001921A1">
        <w:rPr>
          <w:rFonts w:ascii="Times New Roman" w:hAnsi="Times New Roman" w:cs="Times New Roman"/>
        </w:rPr>
        <w:t xml:space="preserve">, displaying bimodal characteristics </w:t>
      </w:r>
      <w:r w:rsidR="001921A1" w:rsidRPr="00D12543">
        <w:rPr>
          <w:rFonts w:ascii="Times New Roman" w:hAnsi="Times New Roman" w:cs="Times New Roman"/>
        </w:rPr>
        <w:t>(Cluster 2)</w:t>
      </w:r>
      <w:r w:rsidR="001921A1" w:rsidRPr="00A42389">
        <w:rPr>
          <w:rFonts w:ascii="Times New Roman" w:hAnsi="Times New Roman" w:cs="Times New Roman"/>
        </w:rPr>
        <w:t>,</w:t>
      </w:r>
      <w:r w:rsidR="001921A1">
        <w:rPr>
          <w:rFonts w:ascii="Times New Roman" w:hAnsi="Times New Roman" w:cs="Times New Roman"/>
        </w:rPr>
        <w:t xml:space="preserve"> peaking in the dry season </w:t>
      </w:r>
      <w:r w:rsidR="001921A1" w:rsidRPr="00D12543">
        <w:rPr>
          <w:rFonts w:ascii="Times New Roman" w:hAnsi="Times New Roman" w:cs="Times New Roman"/>
        </w:rPr>
        <w:t>(Cluster 3)</w:t>
      </w:r>
      <w:r w:rsidR="001921A1" w:rsidRPr="00A42389">
        <w:rPr>
          <w:rFonts w:ascii="Times New Roman" w:hAnsi="Times New Roman" w:cs="Times New Roman"/>
        </w:rPr>
        <w:t xml:space="preserve"> or</w:t>
      </w:r>
      <w:r w:rsidR="001921A1">
        <w:rPr>
          <w:rFonts w:ascii="Times New Roman" w:hAnsi="Times New Roman" w:cs="Times New Roman"/>
        </w:rPr>
        <w:t xml:space="preserve"> displaying limited seasonal variation</w:t>
      </w:r>
      <w:r w:rsidR="003567A8">
        <w:rPr>
          <w:rFonts w:ascii="Times New Roman" w:hAnsi="Times New Roman" w:cs="Times New Roman"/>
        </w:rPr>
        <w:t xml:space="preserve"> and perennial-like behaviour</w:t>
      </w:r>
      <w:r w:rsidR="001921A1">
        <w:rPr>
          <w:rFonts w:ascii="Times New Roman" w:hAnsi="Times New Roman" w:cs="Times New Roman"/>
        </w:rPr>
        <w:t xml:space="preserve"> </w:t>
      </w:r>
      <w:r w:rsidR="001921A1" w:rsidRPr="00D12543">
        <w:rPr>
          <w:rFonts w:ascii="Times New Roman" w:hAnsi="Times New Roman" w:cs="Times New Roman"/>
        </w:rPr>
        <w:t>(Cluster 4).</w:t>
      </w:r>
      <w:r w:rsidR="00787846" w:rsidRPr="003215F5">
        <w:rPr>
          <w:rFonts w:ascii="Times New Roman" w:hAnsi="Times New Roman" w:cs="Times New Roman"/>
        </w:rPr>
        <w:t>T</w:t>
      </w:r>
      <w:r w:rsidRPr="003215F5">
        <w:rPr>
          <w:rFonts w:ascii="Times New Roman" w:hAnsi="Times New Roman" w:cs="Times New Roman"/>
        </w:rPr>
        <w:t xml:space="preserve">hese </w:t>
      </w:r>
      <w:r w:rsidR="00787846" w:rsidRPr="003215F5">
        <w:rPr>
          <w:rFonts w:ascii="Times New Roman" w:hAnsi="Times New Roman" w:cs="Times New Roman"/>
        </w:rPr>
        <w:t xml:space="preserve">varying seasonal </w:t>
      </w:r>
      <w:r w:rsidRPr="003215F5">
        <w:rPr>
          <w:rFonts w:ascii="Times New Roman" w:hAnsi="Times New Roman" w:cs="Times New Roman"/>
        </w:rPr>
        <w:t xml:space="preserve">dynamics </w:t>
      </w:r>
      <w:r w:rsidR="00787846" w:rsidRPr="003215F5">
        <w:rPr>
          <w:rFonts w:ascii="Times New Roman" w:hAnsi="Times New Roman" w:cs="Times New Roman"/>
        </w:rPr>
        <w:t xml:space="preserve">across different locations could not be explained by </w:t>
      </w:r>
      <w:r w:rsidRPr="003215F5">
        <w:rPr>
          <w:rFonts w:ascii="Times New Roman" w:hAnsi="Times New Roman" w:cs="Times New Roman"/>
        </w:rPr>
        <w:t>rainfall pattern</w:t>
      </w:r>
      <w:r w:rsidR="00787846" w:rsidRPr="003215F5">
        <w:rPr>
          <w:rFonts w:ascii="Times New Roman" w:hAnsi="Times New Roman" w:cs="Times New Roman"/>
        </w:rPr>
        <w:t xml:space="preserve"> alone with a</w:t>
      </w:r>
      <w:r w:rsidR="008C416D" w:rsidRPr="003215F5">
        <w:rPr>
          <w:rFonts w:ascii="Times New Roman" w:hAnsi="Times New Roman" w:cs="Times New Roman"/>
        </w:rPr>
        <w:t xml:space="preserve"> </w:t>
      </w:r>
      <w:r w:rsidR="00787846" w:rsidRPr="003215F5">
        <w:rPr>
          <w:rFonts w:ascii="Times New Roman" w:hAnsi="Times New Roman" w:cs="Times New Roman"/>
        </w:rPr>
        <w:t>high positive cross-</w:t>
      </w:r>
      <w:r w:rsidR="008C416D" w:rsidRPr="003215F5">
        <w:rPr>
          <w:rFonts w:ascii="Times New Roman" w:hAnsi="Times New Roman" w:cs="Times New Roman"/>
        </w:rPr>
        <w:t xml:space="preserve">correlation </w:t>
      </w:r>
      <w:r w:rsidR="00787846" w:rsidRPr="003215F5">
        <w:rPr>
          <w:rFonts w:ascii="Times New Roman" w:hAnsi="Times New Roman" w:cs="Times New Roman"/>
        </w:rPr>
        <w:t xml:space="preserve">product </w:t>
      </w:r>
      <w:r w:rsidR="008C416D" w:rsidRPr="003215F5">
        <w:rPr>
          <w:rFonts w:ascii="Times New Roman" w:hAnsi="Times New Roman" w:cs="Times New Roman"/>
        </w:rPr>
        <w:t>between rainfall and mosquito densi</w:t>
      </w:r>
      <w:r w:rsidR="00787846" w:rsidRPr="003215F5">
        <w:rPr>
          <w:rFonts w:ascii="Times New Roman" w:hAnsi="Times New Roman" w:cs="Times New Roman"/>
        </w:rPr>
        <w:t>ty in</w:t>
      </w:r>
      <w:r w:rsidR="008C416D" w:rsidRPr="003215F5">
        <w:rPr>
          <w:rFonts w:ascii="Times New Roman" w:hAnsi="Times New Roman" w:cs="Times New Roman"/>
        </w:rPr>
        <w:t xml:space="preserve"> Cluster 1</w:t>
      </w:r>
      <w:r w:rsidR="00787846" w:rsidRPr="003215F5">
        <w:rPr>
          <w:rFonts w:ascii="Times New Roman" w:hAnsi="Times New Roman" w:cs="Times New Roman"/>
        </w:rPr>
        <w:t xml:space="preserve"> (r</w:t>
      </w:r>
      <w:r w:rsidR="00D12543" w:rsidRPr="003215F5">
        <w:rPr>
          <w:rFonts w:ascii="Times New Roman" w:hAnsi="Times New Roman" w:cs="Times New Roman"/>
        </w:rPr>
        <w:t xml:space="preserve"> </w:t>
      </w:r>
      <w:r w:rsidR="00787846" w:rsidRPr="003215F5">
        <w:rPr>
          <w:rFonts w:ascii="Times New Roman" w:hAnsi="Times New Roman" w:cs="Times New Roman"/>
        </w:rPr>
        <w:t>=</w:t>
      </w:r>
      <w:r w:rsidR="00D12543" w:rsidRPr="003215F5">
        <w:rPr>
          <w:rFonts w:ascii="Times New Roman" w:hAnsi="Times New Roman" w:cs="Times New Roman"/>
        </w:rPr>
        <w:t xml:space="preserve"> </w:t>
      </w:r>
      <w:r w:rsidR="003215F5" w:rsidRPr="003215F5">
        <w:rPr>
          <w:rFonts w:ascii="Times New Roman" w:hAnsi="Times New Roman" w:cs="Times New Roman"/>
        </w:rPr>
        <w:t>0.52</w:t>
      </w:r>
      <w:r w:rsidR="00787846" w:rsidRPr="003215F5">
        <w:rPr>
          <w:rFonts w:ascii="Times New Roman" w:hAnsi="Times New Roman" w:cs="Times New Roman"/>
        </w:rPr>
        <w:t>)</w:t>
      </w:r>
      <w:r w:rsidR="008C416D" w:rsidRPr="003215F5">
        <w:rPr>
          <w:rFonts w:ascii="Times New Roman" w:hAnsi="Times New Roman" w:cs="Times New Roman"/>
        </w:rPr>
        <w:t xml:space="preserve">, </w:t>
      </w:r>
      <w:r w:rsidR="00787846" w:rsidRPr="003215F5">
        <w:rPr>
          <w:rFonts w:ascii="Times New Roman" w:hAnsi="Times New Roman" w:cs="Times New Roman"/>
        </w:rPr>
        <w:t xml:space="preserve">a high </w:t>
      </w:r>
      <w:r w:rsidR="008C416D" w:rsidRPr="003215F5">
        <w:rPr>
          <w:rFonts w:ascii="Times New Roman" w:hAnsi="Times New Roman" w:cs="Times New Roman"/>
        </w:rPr>
        <w:t xml:space="preserve">negative </w:t>
      </w:r>
      <w:r w:rsidR="00787846" w:rsidRPr="003215F5">
        <w:rPr>
          <w:rFonts w:ascii="Times New Roman" w:hAnsi="Times New Roman" w:cs="Times New Roman"/>
        </w:rPr>
        <w:t xml:space="preserve">correlation </w:t>
      </w:r>
      <w:r w:rsidR="008C416D" w:rsidRPr="003215F5">
        <w:rPr>
          <w:rFonts w:ascii="Times New Roman" w:hAnsi="Times New Roman" w:cs="Times New Roman"/>
        </w:rPr>
        <w:t xml:space="preserve">for Cluster 3 </w:t>
      </w:r>
      <w:r w:rsidR="00787846" w:rsidRPr="003215F5">
        <w:rPr>
          <w:rFonts w:ascii="Times New Roman" w:hAnsi="Times New Roman" w:cs="Times New Roman"/>
        </w:rPr>
        <w:t>(r</w:t>
      </w:r>
      <w:r w:rsidR="003215F5" w:rsidRPr="003215F5">
        <w:rPr>
          <w:rFonts w:ascii="Times New Roman" w:hAnsi="Times New Roman" w:cs="Times New Roman"/>
        </w:rPr>
        <w:t xml:space="preserve"> </w:t>
      </w:r>
      <w:r w:rsidR="00787846" w:rsidRPr="003215F5">
        <w:rPr>
          <w:rFonts w:ascii="Times New Roman" w:hAnsi="Times New Roman" w:cs="Times New Roman"/>
        </w:rPr>
        <w:t>=</w:t>
      </w:r>
      <w:r w:rsidR="003215F5" w:rsidRPr="003215F5">
        <w:rPr>
          <w:rFonts w:ascii="Times New Roman" w:hAnsi="Times New Roman" w:cs="Times New Roman"/>
        </w:rPr>
        <w:t xml:space="preserve"> -0.41</w:t>
      </w:r>
      <w:r w:rsidR="00787846" w:rsidRPr="003215F5">
        <w:rPr>
          <w:rFonts w:ascii="Times New Roman" w:hAnsi="Times New Roman" w:cs="Times New Roman"/>
        </w:rPr>
        <w:t xml:space="preserve">) </w:t>
      </w:r>
      <w:r w:rsidR="008C416D" w:rsidRPr="003215F5">
        <w:rPr>
          <w:rFonts w:ascii="Times New Roman" w:hAnsi="Times New Roman" w:cs="Times New Roman"/>
        </w:rPr>
        <w:t xml:space="preserve">and </w:t>
      </w:r>
      <w:r w:rsidR="00787846" w:rsidRPr="003215F5">
        <w:rPr>
          <w:rFonts w:ascii="Times New Roman" w:hAnsi="Times New Roman" w:cs="Times New Roman"/>
        </w:rPr>
        <w:t>low correlation</w:t>
      </w:r>
      <w:r w:rsidR="008C416D" w:rsidRPr="003215F5">
        <w:rPr>
          <w:rFonts w:ascii="Times New Roman" w:hAnsi="Times New Roman" w:cs="Times New Roman"/>
        </w:rPr>
        <w:t xml:space="preserve"> for Clusters 2 and 4</w:t>
      </w:r>
      <w:r w:rsidR="00787846" w:rsidRPr="003215F5">
        <w:rPr>
          <w:rFonts w:ascii="Times New Roman" w:hAnsi="Times New Roman" w:cs="Times New Roman"/>
        </w:rPr>
        <w:t xml:space="preserve"> (r</w:t>
      </w:r>
      <w:r w:rsidR="003215F5" w:rsidRPr="003215F5">
        <w:rPr>
          <w:rFonts w:ascii="Times New Roman" w:hAnsi="Times New Roman" w:cs="Times New Roman"/>
        </w:rPr>
        <w:t xml:space="preserve"> </w:t>
      </w:r>
      <w:r w:rsidR="00787846" w:rsidRPr="003215F5">
        <w:rPr>
          <w:rFonts w:ascii="Times New Roman" w:hAnsi="Times New Roman" w:cs="Times New Roman"/>
        </w:rPr>
        <w:t>=</w:t>
      </w:r>
      <w:r w:rsidR="003215F5" w:rsidRPr="003215F5">
        <w:rPr>
          <w:rFonts w:ascii="Times New Roman" w:hAnsi="Times New Roman" w:cs="Times New Roman"/>
        </w:rPr>
        <w:t xml:space="preserve"> -0.08</w:t>
      </w:r>
      <w:r w:rsidR="00787846" w:rsidRPr="003215F5">
        <w:rPr>
          <w:rFonts w:ascii="Times New Roman" w:hAnsi="Times New Roman" w:cs="Times New Roman"/>
        </w:rPr>
        <w:t xml:space="preserve"> and </w:t>
      </w:r>
      <w:r w:rsidR="003215F5" w:rsidRPr="003215F5">
        <w:rPr>
          <w:rFonts w:ascii="Times New Roman" w:hAnsi="Times New Roman" w:cs="Times New Roman"/>
        </w:rPr>
        <w:t>0.03</w:t>
      </w:r>
      <w:r w:rsidR="00787846" w:rsidRPr="003215F5">
        <w:rPr>
          <w:rFonts w:ascii="Times New Roman" w:hAnsi="Times New Roman" w:cs="Times New Roman"/>
        </w:rPr>
        <w:t xml:space="preserve"> respectively</w:t>
      </w:r>
      <w:r w:rsidR="005F0EE4">
        <w:rPr>
          <w:rFonts w:ascii="Times New Roman" w:hAnsi="Times New Roman" w:cs="Times New Roman"/>
        </w:rPr>
        <w:t xml:space="preserve">, see </w:t>
      </w:r>
      <w:r w:rsidR="005F0EE4" w:rsidRPr="00100845">
        <w:rPr>
          <w:rFonts w:ascii="Times New Roman" w:hAnsi="Times New Roman" w:cs="Times New Roman"/>
          <w:b/>
        </w:rPr>
        <w:t>Supplementary Figure 4</w:t>
      </w:r>
      <w:r w:rsidR="005F0EE4">
        <w:rPr>
          <w:rFonts w:ascii="Times New Roman" w:hAnsi="Times New Roman" w:cs="Times New Roman"/>
        </w:rPr>
        <w:t xml:space="preserve"> for further information</w:t>
      </w:r>
      <w:r w:rsidR="00787846" w:rsidRPr="003215F5">
        <w:rPr>
          <w:rFonts w:ascii="Times New Roman" w:hAnsi="Times New Roman" w:cs="Times New Roman"/>
        </w:rPr>
        <w:t>)</w:t>
      </w:r>
      <w:r w:rsidR="008C416D" w:rsidRPr="003215F5">
        <w:rPr>
          <w:rFonts w:ascii="Times New Roman" w:hAnsi="Times New Roman" w:cs="Times New Roman"/>
        </w:rPr>
        <w:t>.</w:t>
      </w:r>
      <w:r w:rsidR="008C416D">
        <w:rPr>
          <w:rFonts w:ascii="Times New Roman" w:hAnsi="Times New Roman" w:cs="Times New Roman"/>
        </w:rPr>
        <w:t xml:space="preserve"> </w:t>
      </w:r>
      <w:r w:rsidR="008C416D" w:rsidRPr="003305D5">
        <w:rPr>
          <w:rFonts w:ascii="Times New Roman" w:hAnsi="Times New Roman" w:cs="Times New Roman"/>
        </w:rPr>
        <w:t xml:space="preserve">This indicates that the observed patterns in mosquito population dynamics are not due to differences in the timing and extent of rainfall across India – instead, </w:t>
      </w:r>
      <w:r w:rsidR="003305D5" w:rsidRPr="003305D5">
        <w:rPr>
          <w:rFonts w:ascii="Times New Roman" w:hAnsi="Times New Roman" w:cs="Times New Roman"/>
        </w:rPr>
        <w:t>they</w:t>
      </w:r>
      <w:r w:rsidR="008C416D" w:rsidRPr="003305D5">
        <w:rPr>
          <w:rFonts w:ascii="Times New Roman" w:hAnsi="Times New Roman" w:cs="Times New Roman"/>
        </w:rPr>
        <w:t xml:space="preserve"> represent genuine differences </w:t>
      </w:r>
      <w:r w:rsidR="00F779E7">
        <w:rPr>
          <w:rFonts w:ascii="Times New Roman" w:hAnsi="Times New Roman" w:cs="Times New Roman"/>
        </w:rPr>
        <w:t xml:space="preserve">in dynamics </w:t>
      </w:r>
      <w:r w:rsidR="008C416D" w:rsidRPr="003305D5">
        <w:rPr>
          <w:rFonts w:ascii="Times New Roman" w:hAnsi="Times New Roman" w:cs="Times New Roman"/>
        </w:rPr>
        <w:t xml:space="preserve">between </w:t>
      </w:r>
      <w:r w:rsidR="003305D5">
        <w:rPr>
          <w:rFonts w:ascii="Times New Roman" w:hAnsi="Times New Roman" w:cs="Times New Roman"/>
        </w:rPr>
        <w:t xml:space="preserve">species </w:t>
      </w:r>
      <w:r w:rsidR="008C416D" w:rsidRPr="003305D5">
        <w:rPr>
          <w:rFonts w:ascii="Times New Roman" w:hAnsi="Times New Roman" w:cs="Times New Roman"/>
        </w:rPr>
        <w:t xml:space="preserve">and </w:t>
      </w:r>
      <w:r w:rsidR="003305D5">
        <w:rPr>
          <w:rFonts w:ascii="Times New Roman" w:hAnsi="Times New Roman" w:cs="Times New Roman"/>
        </w:rPr>
        <w:t xml:space="preserve">across </w:t>
      </w:r>
      <w:r w:rsidR="008C416D" w:rsidRPr="003305D5">
        <w:rPr>
          <w:rFonts w:ascii="Times New Roman" w:hAnsi="Times New Roman" w:cs="Times New Roman"/>
        </w:rPr>
        <w:t xml:space="preserve">locations in </w:t>
      </w:r>
      <w:r w:rsidR="003305D5">
        <w:rPr>
          <w:rFonts w:ascii="Times New Roman" w:hAnsi="Times New Roman" w:cs="Times New Roman"/>
        </w:rPr>
        <w:t xml:space="preserve">how mosquito populations </w:t>
      </w:r>
      <w:r w:rsidR="008C416D" w:rsidRPr="003305D5">
        <w:rPr>
          <w:rFonts w:ascii="Times New Roman" w:hAnsi="Times New Roman" w:cs="Times New Roman"/>
        </w:rPr>
        <w:t xml:space="preserve">react and respond to incipient rainfall. </w:t>
      </w:r>
      <w:r w:rsidR="00645895" w:rsidRPr="003305D5">
        <w:rPr>
          <w:rFonts w:ascii="Times New Roman" w:hAnsi="Times New Roman" w:cs="Times New Roman"/>
        </w:rPr>
        <w:t xml:space="preserve">Analysing the proportion of </w:t>
      </w:r>
      <w:r w:rsidR="008A14E6">
        <w:rPr>
          <w:rFonts w:ascii="Times New Roman" w:hAnsi="Times New Roman" w:cs="Times New Roman"/>
        </w:rPr>
        <w:t>each</w:t>
      </w:r>
      <w:r w:rsidR="00645895" w:rsidRPr="003305D5">
        <w:rPr>
          <w:rFonts w:ascii="Times New Roman" w:hAnsi="Times New Roman" w:cs="Times New Roman"/>
        </w:rPr>
        <w:t xml:space="preserve"> mosquito species’ time series belonging to a </w:t>
      </w:r>
      <w:proofErr w:type="gramStart"/>
      <w:r w:rsidR="00645895" w:rsidRPr="003305D5">
        <w:rPr>
          <w:rFonts w:ascii="Times New Roman" w:hAnsi="Times New Roman" w:cs="Times New Roman"/>
        </w:rPr>
        <w:t xml:space="preserve">particular </w:t>
      </w:r>
      <w:r w:rsidR="005F0EE4">
        <w:rPr>
          <w:rFonts w:ascii="Times New Roman" w:hAnsi="Times New Roman" w:cs="Times New Roman"/>
        </w:rPr>
        <w:t>temporal</w:t>
      </w:r>
      <w:proofErr w:type="gramEnd"/>
      <w:r w:rsidR="005F0EE4">
        <w:rPr>
          <w:rFonts w:ascii="Times New Roman" w:hAnsi="Times New Roman" w:cs="Times New Roman"/>
        </w:rPr>
        <w:t xml:space="preserve"> pattern </w:t>
      </w:r>
      <w:r w:rsidR="00645895" w:rsidRPr="003305D5">
        <w:rPr>
          <w:rFonts w:ascii="Times New Roman" w:hAnsi="Times New Roman" w:cs="Times New Roman"/>
        </w:rPr>
        <w:t xml:space="preserve">cluster </w:t>
      </w:r>
      <w:r w:rsidR="004F1AD9" w:rsidRPr="003305D5">
        <w:rPr>
          <w:rFonts w:ascii="Times New Roman" w:hAnsi="Times New Roman" w:cs="Times New Roman"/>
        </w:rPr>
        <w:t>(</w:t>
      </w:r>
      <w:r w:rsidR="00B403B4" w:rsidRPr="003305D5">
        <w:rPr>
          <w:rFonts w:ascii="Times New Roman" w:hAnsi="Times New Roman" w:cs="Times New Roman"/>
          <w:b/>
        </w:rPr>
        <w:t>Figure 3</w:t>
      </w:r>
      <w:r w:rsidR="00B403B4" w:rsidRPr="003305D5">
        <w:rPr>
          <w:rFonts w:ascii="Times New Roman" w:hAnsi="Times New Roman" w:cs="Times New Roman"/>
        </w:rPr>
        <w:t xml:space="preserve">) </w:t>
      </w:r>
      <w:r w:rsidR="003567A8" w:rsidRPr="003305D5">
        <w:rPr>
          <w:rFonts w:ascii="Times New Roman" w:hAnsi="Times New Roman" w:cs="Times New Roman"/>
        </w:rPr>
        <w:t>revealed that</w:t>
      </w:r>
      <w:r w:rsidR="00645895" w:rsidRPr="003305D5">
        <w:rPr>
          <w:rFonts w:ascii="Times New Roman" w:hAnsi="Times New Roman" w:cs="Times New Roman"/>
        </w:rPr>
        <w:t xml:space="preserve"> </w:t>
      </w:r>
      <w:r w:rsidR="009C04C7">
        <w:rPr>
          <w:rFonts w:ascii="Times New Roman" w:hAnsi="Times New Roman" w:cs="Times New Roman"/>
        </w:rPr>
        <w:t>f</w:t>
      </w:r>
      <w:r w:rsidR="00645895" w:rsidRPr="003305D5">
        <w:rPr>
          <w:rFonts w:ascii="Times New Roman" w:hAnsi="Times New Roman" w:cs="Times New Roman"/>
        </w:rPr>
        <w:t xml:space="preserve">or a number of species </w:t>
      </w:r>
      <w:r w:rsidR="00A42389" w:rsidRPr="003305D5">
        <w:rPr>
          <w:rFonts w:ascii="Times New Roman" w:hAnsi="Times New Roman" w:cs="Times New Roman"/>
        </w:rPr>
        <w:t>the majority of</w:t>
      </w:r>
      <w:r w:rsidR="00645895" w:rsidRPr="003305D5">
        <w:rPr>
          <w:rFonts w:ascii="Times New Roman" w:hAnsi="Times New Roman" w:cs="Times New Roman"/>
        </w:rPr>
        <w:t xml:space="preserve"> time series belonged to </w:t>
      </w:r>
      <w:r w:rsidR="00A42389" w:rsidRPr="003305D5">
        <w:rPr>
          <w:rFonts w:ascii="Times New Roman" w:hAnsi="Times New Roman" w:cs="Times New Roman"/>
        </w:rPr>
        <w:t>a single cluster. For example,</w:t>
      </w:r>
      <w:r w:rsidR="00A42389">
        <w:rPr>
          <w:rFonts w:ascii="Times New Roman" w:hAnsi="Times New Roman" w:cs="Times New Roman"/>
        </w:rPr>
        <w:t xml:space="preserve"> </w:t>
      </w:r>
      <w:r w:rsidR="00A42389">
        <w:rPr>
          <w:rFonts w:ascii="Times New Roman" w:hAnsi="Times New Roman" w:cs="Times New Roman"/>
          <w:i/>
        </w:rPr>
        <w:t xml:space="preserve">Anopheles </w:t>
      </w:r>
      <w:proofErr w:type="spellStart"/>
      <w:r w:rsidR="00A42389">
        <w:rPr>
          <w:rFonts w:ascii="Times New Roman" w:hAnsi="Times New Roman" w:cs="Times New Roman"/>
          <w:i/>
        </w:rPr>
        <w:t>dirus</w:t>
      </w:r>
      <w:proofErr w:type="spellEnd"/>
      <w:r w:rsidR="00A42389">
        <w:rPr>
          <w:rFonts w:ascii="Times New Roman" w:hAnsi="Times New Roman" w:cs="Times New Roman"/>
        </w:rPr>
        <w:t xml:space="preserve"> </w:t>
      </w:r>
      <w:r w:rsidR="00F779E7">
        <w:rPr>
          <w:rFonts w:ascii="Times New Roman" w:hAnsi="Times New Roman" w:cs="Times New Roman"/>
        </w:rPr>
        <w:t xml:space="preserve">time series were </w:t>
      </w:r>
      <w:r w:rsidR="00A42389">
        <w:rPr>
          <w:rFonts w:ascii="Times New Roman" w:hAnsi="Times New Roman" w:cs="Times New Roman"/>
        </w:rPr>
        <w:t>almost exclusively within</w:t>
      </w:r>
      <w:r w:rsidR="003E6D24">
        <w:rPr>
          <w:rFonts w:ascii="Times New Roman" w:hAnsi="Times New Roman" w:cs="Times New Roman"/>
        </w:rPr>
        <w:t xml:space="preserve"> </w:t>
      </w:r>
      <w:r w:rsidR="00645895">
        <w:rPr>
          <w:rFonts w:ascii="Times New Roman" w:hAnsi="Times New Roman" w:cs="Times New Roman"/>
        </w:rPr>
        <w:t>Cluster 1, peaking during the monsoon season</w:t>
      </w:r>
      <w:r w:rsidR="00A42389">
        <w:rPr>
          <w:rFonts w:ascii="Times New Roman" w:hAnsi="Times New Roman" w:cs="Times New Roman"/>
        </w:rPr>
        <w:t xml:space="preserve"> whilst </w:t>
      </w:r>
      <w:r w:rsidR="00A42389">
        <w:rPr>
          <w:rFonts w:ascii="Times New Roman" w:hAnsi="Times New Roman" w:cs="Times New Roman"/>
          <w:i/>
        </w:rPr>
        <w:t xml:space="preserve">Anopheles </w:t>
      </w:r>
      <w:proofErr w:type="spellStart"/>
      <w:r w:rsidR="00A42389">
        <w:rPr>
          <w:rFonts w:ascii="Times New Roman" w:hAnsi="Times New Roman" w:cs="Times New Roman"/>
          <w:i/>
        </w:rPr>
        <w:lastRenderedPageBreak/>
        <w:t>fluviatilis</w:t>
      </w:r>
      <w:proofErr w:type="spellEnd"/>
      <w:r w:rsidR="00645895">
        <w:rPr>
          <w:rFonts w:ascii="Times New Roman" w:hAnsi="Times New Roman" w:cs="Times New Roman"/>
        </w:rPr>
        <w:t xml:space="preserve"> </w:t>
      </w:r>
      <w:r w:rsidR="00F779E7">
        <w:rPr>
          <w:rFonts w:ascii="Times New Roman" w:hAnsi="Times New Roman" w:cs="Times New Roman"/>
        </w:rPr>
        <w:t xml:space="preserve">time series were </w:t>
      </w:r>
      <w:r w:rsidR="00A42389">
        <w:rPr>
          <w:rFonts w:ascii="Times New Roman" w:hAnsi="Times New Roman" w:cs="Times New Roman"/>
        </w:rPr>
        <w:t xml:space="preserve">almost exclusively in </w:t>
      </w:r>
      <w:r w:rsidR="00645895">
        <w:rPr>
          <w:rFonts w:ascii="Times New Roman" w:hAnsi="Times New Roman" w:cs="Times New Roman"/>
        </w:rPr>
        <w:t>Cluster 3, peaking during the dry season</w:t>
      </w:r>
      <w:r w:rsidR="00F779E7">
        <w:rPr>
          <w:rFonts w:ascii="Times New Roman" w:hAnsi="Times New Roman" w:cs="Times New Roman"/>
        </w:rPr>
        <w:t xml:space="preserve">. This is suggestive of </w:t>
      </w:r>
      <w:r w:rsidR="00645895">
        <w:rPr>
          <w:rFonts w:ascii="Times New Roman" w:hAnsi="Times New Roman" w:cs="Times New Roman"/>
        </w:rPr>
        <w:t xml:space="preserve">strong species-specific tendencies </w:t>
      </w:r>
      <w:r w:rsidR="009C04C7">
        <w:rPr>
          <w:rFonts w:ascii="Times New Roman" w:hAnsi="Times New Roman" w:cs="Times New Roman"/>
        </w:rPr>
        <w:t xml:space="preserve">linking these two species to </w:t>
      </w:r>
      <w:proofErr w:type="gramStart"/>
      <w:r w:rsidR="00645895">
        <w:rPr>
          <w:rFonts w:ascii="Times New Roman" w:hAnsi="Times New Roman" w:cs="Times New Roman"/>
        </w:rPr>
        <w:t>particular temporal</w:t>
      </w:r>
      <w:proofErr w:type="gramEnd"/>
      <w:r w:rsidR="00645895">
        <w:rPr>
          <w:rFonts w:ascii="Times New Roman" w:hAnsi="Times New Roman" w:cs="Times New Roman"/>
        </w:rPr>
        <w:t xml:space="preserve"> dynamics. </w:t>
      </w:r>
      <w:r w:rsidR="00A42389">
        <w:rPr>
          <w:rFonts w:ascii="Times New Roman" w:hAnsi="Times New Roman" w:cs="Times New Roman"/>
        </w:rPr>
        <w:t>In</w:t>
      </w:r>
      <w:r w:rsidR="00645895">
        <w:rPr>
          <w:rFonts w:ascii="Times New Roman" w:hAnsi="Times New Roman" w:cs="Times New Roman"/>
        </w:rPr>
        <w:t xml:space="preserve"> contrast, other species showed extensive </w:t>
      </w:r>
      <w:r w:rsidR="004E5B1F">
        <w:rPr>
          <w:rFonts w:ascii="Times New Roman" w:hAnsi="Times New Roman" w:cs="Times New Roman"/>
        </w:rPr>
        <w:t xml:space="preserve">plasticity </w:t>
      </w:r>
      <w:r w:rsidR="00645895">
        <w:rPr>
          <w:rFonts w:ascii="Times New Roman" w:hAnsi="Times New Roman" w:cs="Times New Roman"/>
        </w:rPr>
        <w:t xml:space="preserve">in the temporal patterns observed, with </w:t>
      </w:r>
      <w:r w:rsidR="00645895">
        <w:rPr>
          <w:rFonts w:ascii="Times New Roman" w:hAnsi="Times New Roman" w:cs="Times New Roman"/>
          <w:i/>
        </w:rPr>
        <w:t xml:space="preserve">Anopheles </w:t>
      </w:r>
      <w:proofErr w:type="spellStart"/>
      <w:r w:rsidR="00645895">
        <w:rPr>
          <w:rFonts w:ascii="Times New Roman" w:hAnsi="Times New Roman" w:cs="Times New Roman"/>
          <w:i/>
        </w:rPr>
        <w:t>culicifacies</w:t>
      </w:r>
      <w:proofErr w:type="spellEnd"/>
      <w:r w:rsidR="00645895">
        <w:rPr>
          <w:rFonts w:ascii="Times New Roman" w:hAnsi="Times New Roman" w:cs="Times New Roman"/>
        </w:rPr>
        <w:t xml:space="preserve"> and </w:t>
      </w:r>
      <w:r w:rsidR="00645895">
        <w:rPr>
          <w:rFonts w:ascii="Times New Roman" w:hAnsi="Times New Roman" w:cs="Times New Roman"/>
          <w:i/>
        </w:rPr>
        <w:t xml:space="preserve">Anopheles </w:t>
      </w:r>
      <w:proofErr w:type="spellStart"/>
      <w:r w:rsidR="00645895">
        <w:rPr>
          <w:rFonts w:ascii="Times New Roman" w:hAnsi="Times New Roman" w:cs="Times New Roman"/>
          <w:i/>
        </w:rPr>
        <w:t>stephensi</w:t>
      </w:r>
      <w:proofErr w:type="spellEnd"/>
      <w:r w:rsidR="00645895">
        <w:rPr>
          <w:rFonts w:ascii="Times New Roman" w:hAnsi="Times New Roman" w:cs="Times New Roman"/>
        </w:rPr>
        <w:t xml:space="preserve"> time series </w:t>
      </w:r>
      <w:r w:rsidR="00A42389">
        <w:rPr>
          <w:rFonts w:ascii="Times New Roman" w:hAnsi="Times New Roman" w:cs="Times New Roman"/>
        </w:rPr>
        <w:t xml:space="preserve">appearing </w:t>
      </w:r>
      <w:r w:rsidR="00645895">
        <w:rPr>
          <w:rFonts w:ascii="Times New Roman" w:hAnsi="Times New Roman" w:cs="Times New Roman"/>
        </w:rPr>
        <w:t xml:space="preserve">across </w:t>
      </w:r>
      <w:r w:rsidR="00A42389">
        <w:rPr>
          <w:rFonts w:ascii="Times New Roman" w:hAnsi="Times New Roman" w:cs="Times New Roman"/>
        </w:rPr>
        <w:t xml:space="preserve">all four </w:t>
      </w:r>
      <w:r w:rsidR="00645895">
        <w:rPr>
          <w:rFonts w:ascii="Times New Roman" w:hAnsi="Times New Roman" w:cs="Times New Roman"/>
        </w:rPr>
        <w:t>temporal clusters</w:t>
      </w:r>
      <w:r w:rsidR="003567A8">
        <w:rPr>
          <w:rFonts w:ascii="Times New Roman" w:hAnsi="Times New Roman" w:cs="Times New Roman"/>
        </w:rPr>
        <w:t xml:space="preserve"> </w:t>
      </w:r>
      <w:r w:rsidR="00B27627">
        <w:rPr>
          <w:rFonts w:ascii="Times New Roman" w:hAnsi="Times New Roman" w:cs="Times New Roman"/>
        </w:rPr>
        <w:t xml:space="preserve">- </w:t>
      </w:r>
      <w:r w:rsidR="003567A8">
        <w:rPr>
          <w:rFonts w:ascii="Times New Roman" w:hAnsi="Times New Roman" w:cs="Times New Roman"/>
        </w:rPr>
        <w:t xml:space="preserve">indicating the capacity </w:t>
      </w:r>
      <w:r w:rsidR="00F779E7">
        <w:rPr>
          <w:rFonts w:ascii="Times New Roman" w:hAnsi="Times New Roman" w:cs="Times New Roman"/>
        </w:rPr>
        <w:t xml:space="preserve">for these species </w:t>
      </w:r>
      <w:r w:rsidR="003567A8">
        <w:rPr>
          <w:rFonts w:ascii="Times New Roman" w:hAnsi="Times New Roman" w:cs="Times New Roman"/>
        </w:rPr>
        <w:t>to adopt a wide and diverse array of temporal dynamics depending on the particular location and ecological setting</w:t>
      </w:r>
      <w:r w:rsidR="00645895">
        <w:rPr>
          <w:rFonts w:ascii="Times New Roman" w:hAnsi="Times New Roman" w:cs="Times New Roman"/>
        </w:rPr>
        <w:t>.</w:t>
      </w:r>
    </w:p>
    <w:p w14:paraId="2A40CCE9" w14:textId="40248CCA" w:rsidR="00BA3DD6" w:rsidRPr="00BA3DD6" w:rsidRDefault="00C52400" w:rsidP="00376843">
      <w:pPr>
        <w:spacing w:line="360" w:lineRule="auto"/>
        <w:jc w:val="both"/>
        <w:rPr>
          <w:rFonts w:ascii="Times New Roman" w:hAnsi="Times New Roman" w:cs="Times New Roman"/>
          <w:b/>
        </w:rPr>
      </w:pPr>
      <w:r w:rsidRPr="00542568">
        <w:rPr>
          <w:rFonts w:ascii="Times New Roman" w:hAnsi="Times New Roman" w:cs="Times New Roman"/>
          <w:b/>
        </w:rPr>
        <w:t>Mosquito Population Dynamics are Dete</w:t>
      </w:r>
      <w:r>
        <w:rPr>
          <w:rFonts w:ascii="Times New Roman" w:hAnsi="Times New Roman" w:cs="Times New Roman"/>
          <w:b/>
        </w:rPr>
        <w:t xml:space="preserve">rmined </w:t>
      </w:r>
      <w:r w:rsidR="00AA3166">
        <w:rPr>
          <w:rFonts w:ascii="Times New Roman" w:hAnsi="Times New Roman" w:cs="Times New Roman"/>
          <w:b/>
        </w:rPr>
        <w:t>b</w:t>
      </w:r>
      <w:r>
        <w:rPr>
          <w:rFonts w:ascii="Times New Roman" w:hAnsi="Times New Roman" w:cs="Times New Roman"/>
          <w:b/>
        </w:rPr>
        <w:t xml:space="preserve">y </w:t>
      </w:r>
      <w:r w:rsidR="004874B2">
        <w:rPr>
          <w:rFonts w:ascii="Times New Roman" w:hAnsi="Times New Roman" w:cs="Times New Roman"/>
          <w:b/>
        </w:rPr>
        <w:t>a</w:t>
      </w:r>
      <w:r>
        <w:rPr>
          <w:rFonts w:ascii="Times New Roman" w:hAnsi="Times New Roman" w:cs="Times New Roman"/>
          <w:b/>
        </w:rPr>
        <w:t xml:space="preserve"> Complex Interplay of Abiotic and Biotic Factors</w:t>
      </w:r>
      <w:r w:rsidR="00404376">
        <w:rPr>
          <w:rFonts w:ascii="Times New Roman" w:hAnsi="Times New Roman" w:cs="Times New Roman"/>
          <w:b/>
        </w:rPr>
        <w:t>:</w:t>
      </w:r>
      <w:r w:rsidR="004F3862">
        <w:rPr>
          <w:rFonts w:ascii="Times New Roman" w:hAnsi="Times New Roman" w:cs="Times New Roman"/>
          <w:b/>
        </w:rPr>
        <w:t xml:space="preserve"> </w:t>
      </w:r>
      <w:r w:rsidR="00453457">
        <w:rPr>
          <w:rFonts w:ascii="Times New Roman" w:hAnsi="Times New Roman" w:cs="Times New Roman"/>
          <w:bCs/>
        </w:rPr>
        <w:t xml:space="preserve">Given clear patterns in </w:t>
      </w:r>
      <w:r w:rsidR="004F3862">
        <w:rPr>
          <w:rFonts w:ascii="Times New Roman" w:hAnsi="Times New Roman" w:cs="Times New Roman"/>
          <w:bCs/>
        </w:rPr>
        <w:t>the collated</w:t>
      </w:r>
      <w:r w:rsidR="00453457">
        <w:rPr>
          <w:rFonts w:ascii="Times New Roman" w:hAnsi="Times New Roman" w:cs="Times New Roman"/>
          <w:bCs/>
        </w:rPr>
        <w:t xml:space="preserve"> time series</w:t>
      </w:r>
      <w:r w:rsidR="004F3862">
        <w:rPr>
          <w:rFonts w:ascii="Times New Roman" w:hAnsi="Times New Roman" w:cs="Times New Roman"/>
          <w:bCs/>
        </w:rPr>
        <w:t>, we next sought to assess</w:t>
      </w:r>
      <w:r w:rsidR="00D70AA0">
        <w:rPr>
          <w:rFonts w:ascii="Times New Roman" w:hAnsi="Times New Roman" w:cs="Times New Roman"/>
        </w:rPr>
        <w:t xml:space="preserve"> the drive</w:t>
      </w:r>
      <w:r w:rsidR="004F3862">
        <w:rPr>
          <w:rFonts w:ascii="Times New Roman" w:hAnsi="Times New Roman" w:cs="Times New Roman"/>
        </w:rPr>
        <w:t>r</w:t>
      </w:r>
      <w:r w:rsidR="00D70AA0">
        <w:rPr>
          <w:rFonts w:ascii="Times New Roman" w:hAnsi="Times New Roman" w:cs="Times New Roman"/>
        </w:rPr>
        <w:t xml:space="preserve">s of these different temporal </w:t>
      </w:r>
      <w:r w:rsidR="004F3862">
        <w:rPr>
          <w:rFonts w:ascii="Times New Roman" w:hAnsi="Times New Roman" w:cs="Times New Roman"/>
        </w:rPr>
        <w:t xml:space="preserve">dynamics. Using </w:t>
      </w:r>
      <w:r w:rsidR="00453457">
        <w:rPr>
          <w:rFonts w:ascii="Times New Roman" w:hAnsi="Times New Roman" w:cs="Times New Roman"/>
        </w:rPr>
        <w:t>indicators for</w:t>
      </w:r>
      <w:r w:rsidR="00404376">
        <w:rPr>
          <w:rFonts w:ascii="Times New Roman" w:hAnsi="Times New Roman" w:cs="Times New Roman"/>
        </w:rPr>
        <w:t xml:space="preserve"> species </w:t>
      </w:r>
      <w:r w:rsidR="00C023DD">
        <w:rPr>
          <w:rFonts w:ascii="Times New Roman" w:hAnsi="Times New Roman" w:cs="Times New Roman"/>
        </w:rPr>
        <w:t xml:space="preserve">(7 total, indicating which species a particular time series belongs to) </w:t>
      </w:r>
      <w:r w:rsidR="00404376">
        <w:rPr>
          <w:rFonts w:ascii="Times New Roman" w:hAnsi="Times New Roman" w:cs="Times New Roman"/>
        </w:rPr>
        <w:t>and a suite of ecological covariates</w:t>
      </w:r>
      <w:r w:rsidR="004F3862">
        <w:rPr>
          <w:rFonts w:ascii="Times New Roman" w:hAnsi="Times New Roman" w:cs="Times New Roman"/>
        </w:rPr>
        <w:t xml:space="preserve"> </w:t>
      </w:r>
      <w:r w:rsidR="00C023DD">
        <w:rPr>
          <w:rFonts w:ascii="Times New Roman" w:hAnsi="Times New Roman" w:cs="Times New Roman"/>
        </w:rPr>
        <w:t xml:space="preserve">(66 total) </w:t>
      </w:r>
      <w:r w:rsidR="004F3862">
        <w:rPr>
          <w:rFonts w:ascii="Times New Roman" w:hAnsi="Times New Roman" w:cs="Times New Roman"/>
        </w:rPr>
        <w:t xml:space="preserve">as </w:t>
      </w:r>
      <w:r w:rsidR="008646C3">
        <w:rPr>
          <w:rFonts w:ascii="Times New Roman" w:hAnsi="Times New Roman" w:cs="Times New Roman"/>
        </w:rPr>
        <w:t>predictors</w:t>
      </w:r>
      <w:r w:rsidR="004F3862">
        <w:rPr>
          <w:rFonts w:ascii="Times New Roman" w:hAnsi="Times New Roman" w:cs="Times New Roman"/>
        </w:rPr>
        <w:t xml:space="preserve">, </w:t>
      </w:r>
      <w:r w:rsidR="00404376">
        <w:rPr>
          <w:rFonts w:ascii="Times New Roman" w:hAnsi="Times New Roman" w:cs="Times New Roman"/>
        </w:rPr>
        <w:t xml:space="preserve">we fitted a multinomial logistic regression to the </w:t>
      </w:r>
      <w:r w:rsidR="004F3862">
        <w:rPr>
          <w:rFonts w:ascii="Times New Roman" w:hAnsi="Times New Roman" w:cs="Times New Roman"/>
        </w:rPr>
        <w:t xml:space="preserve">temporal pattern </w:t>
      </w:r>
      <w:r w:rsidR="00404376">
        <w:rPr>
          <w:rFonts w:ascii="Times New Roman" w:hAnsi="Times New Roman" w:cs="Times New Roman"/>
        </w:rPr>
        <w:t xml:space="preserve">cluster labels (denoting which </w:t>
      </w:r>
      <w:r w:rsidR="004F3862">
        <w:rPr>
          <w:rFonts w:ascii="Times New Roman" w:hAnsi="Times New Roman" w:cs="Times New Roman"/>
        </w:rPr>
        <w:t xml:space="preserve">temporal pattern </w:t>
      </w:r>
      <w:r w:rsidR="00404376">
        <w:rPr>
          <w:rFonts w:ascii="Times New Roman" w:hAnsi="Times New Roman" w:cs="Times New Roman"/>
        </w:rPr>
        <w:t xml:space="preserve">cluster each time series </w:t>
      </w:r>
      <w:r w:rsidR="009F1CBD">
        <w:rPr>
          <w:rFonts w:ascii="Times New Roman" w:hAnsi="Times New Roman" w:cs="Times New Roman"/>
        </w:rPr>
        <w:t>had been assigned to</w:t>
      </w:r>
      <w:r w:rsidR="00404376">
        <w:rPr>
          <w:rFonts w:ascii="Times New Roman" w:hAnsi="Times New Roman" w:cs="Times New Roman"/>
        </w:rPr>
        <w:t xml:space="preserve">) to </w:t>
      </w:r>
      <w:r w:rsidR="0044624B">
        <w:rPr>
          <w:rFonts w:ascii="Times New Roman" w:hAnsi="Times New Roman" w:cs="Times New Roman"/>
        </w:rPr>
        <w:t xml:space="preserve">explore </w:t>
      </w:r>
      <w:r w:rsidR="004F3862">
        <w:rPr>
          <w:rFonts w:ascii="Times New Roman" w:hAnsi="Times New Roman" w:cs="Times New Roman"/>
        </w:rPr>
        <w:t xml:space="preserve">factors influencing </w:t>
      </w:r>
      <w:r w:rsidR="0044624B">
        <w:rPr>
          <w:rFonts w:ascii="Times New Roman" w:hAnsi="Times New Roman" w:cs="Times New Roman"/>
        </w:rPr>
        <w:t>temporal patterns</w:t>
      </w:r>
      <w:r w:rsidR="00347824">
        <w:rPr>
          <w:rFonts w:ascii="Times New Roman" w:hAnsi="Times New Roman" w:cs="Times New Roman"/>
        </w:rPr>
        <w:t xml:space="preserve"> and predict membership of a temporal pattern cluster</w:t>
      </w:r>
      <w:r w:rsidR="0044624B">
        <w:rPr>
          <w:rFonts w:ascii="Times New Roman" w:hAnsi="Times New Roman" w:cs="Times New Roman"/>
        </w:rPr>
        <w:t xml:space="preserve">. </w:t>
      </w:r>
      <w:r w:rsidR="00A04AC0">
        <w:rPr>
          <w:rFonts w:ascii="Times New Roman" w:hAnsi="Times New Roman" w:cs="Times New Roman"/>
        </w:rPr>
        <w:t xml:space="preserve">Overall, the model was able to </w:t>
      </w:r>
      <w:r w:rsidR="004F03F8">
        <w:rPr>
          <w:rFonts w:ascii="Times New Roman" w:hAnsi="Times New Roman" w:cs="Times New Roman"/>
        </w:rPr>
        <w:t>assign</w:t>
      </w:r>
      <w:r w:rsidR="00A04AC0">
        <w:rPr>
          <w:rFonts w:ascii="Times New Roman" w:hAnsi="Times New Roman" w:cs="Times New Roman"/>
        </w:rPr>
        <w:t xml:space="preserve"> </w:t>
      </w:r>
      <w:r w:rsidR="008646C3">
        <w:rPr>
          <w:rFonts w:ascii="Times New Roman" w:hAnsi="Times New Roman" w:cs="Times New Roman"/>
        </w:rPr>
        <w:t xml:space="preserve">each </w:t>
      </w:r>
      <w:r w:rsidR="00A04AC0">
        <w:rPr>
          <w:rFonts w:ascii="Times New Roman" w:hAnsi="Times New Roman" w:cs="Times New Roman"/>
        </w:rPr>
        <w:t>time</w:t>
      </w:r>
      <w:r w:rsidR="008646C3">
        <w:rPr>
          <w:rFonts w:ascii="Times New Roman" w:hAnsi="Times New Roman" w:cs="Times New Roman"/>
        </w:rPr>
        <w:t>-</w:t>
      </w:r>
      <w:r w:rsidR="00A04AC0">
        <w:rPr>
          <w:rFonts w:ascii="Times New Roman" w:hAnsi="Times New Roman" w:cs="Times New Roman"/>
        </w:rPr>
        <w:t>series into the correct cluster 60% of the time (</w:t>
      </w:r>
      <w:r w:rsidR="008646C3">
        <w:rPr>
          <w:rFonts w:ascii="Times New Roman" w:hAnsi="Times New Roman" w:cs="Times New Roman"/>
        </w:rPr>
        <w:t>compared to</w:t>
      </w:r>
      <w:r w:rsidR="00A04AC0">
        <w:rPr>
          <w:rFonts w:ascii="Times New Roman" w:hAnsi="Times New Roman" w:cs="Times New Roman"/>
        </w:rPr>
        <w:t xml:space="preserve"> 25% expected for a completely random classifier). </w:t>
      </w:r>
      <w:r w:rsidR="004F03F8">
        <w:rPr>
          <w:rFonts w:ascii="Times New Roman" w:hAnsi="Times New Roman" w:cs="Times New Roman"/>
        </w:rPr>
        <w:t xml:space="preserve">We next assessed the </w:t>
      </w:r>
      <w:r w:rsidR="00453457">
        <w:rPr>
          <w:rFonts w:ascii="Times New Roman" w:hAnsi="Times New Roman" w:cs="Times New Roman"/>
        </w:rPr>
        <w:t xml:space="preserve">magnitude </w:t>
      </w:r>
      <w:r w:rsidR="004F03F8">
        <w:rPr>
          <w:rFonts w:ascii="Times New Roman" w:hAnsi="Times New Roman" w:cs="Times New Roman"/>
        </w:rPr>
        <w:t>and direct</w:t>
      </w:r>
      <w:r w:rsidR="00453457">
        <w:rPr>
          <w:rFonts w:ascii="Times New Roman" w:hAnsi="Times New Roman" w:cs="Times New Roman"/>
        </w:rPr>
        <w:t>ion</w:t>
      </w:r>
      <w:r w:rsidR="004F03F8">
        <w:rPr>
          <w:rFonts w:ascii="Times New Roman" w:hAnsi="Times New Roman" w:cs="Times New Roman"/>
        </w:rPr>
        <w:t xml:space="preserve"> of the regression coefficients – the multinomial logistic framework used here produces </w:t>
      </w:r>
      <w:ins w:id="8" w:author="Ghani, Azra C H" w:date="2020-01-06T12:19:00Z">
        <w:r w:rsidR="002F18FA">
          <w:rPr>
            <w:rFonts w:ascii="Times New Roman" w:hAnsi="Times New Roman" w:cs="Times New Roman"/>
          </w:rPr>
          <w:t>one</w:t>
        </w:r>
      </w:ins>
      <w:del w:id="9" w:author="Ghani, Azra C H" w:date="2020-01-06T12:19:00Z">
        <w:r w:rsidR="004F03F8" w:rsidDel="002F18FA">
          <w:rPr>
            <w:rFonts w:ascii="Times New Roman" w:hAnsi="Times New Roman" w:cs="Times New Roman"/>
          </w:rPr>
          <w:delText>1</w:delText>
        </w:r>
      </w:del>
      <w:r w:rsidR="004F03F8">
        <w:rPr>
          <w:rFonts w:ascii="Times New Roman" w:hAnsi="Times New Roman" w:cs="Times New Roman"/>
        </w:rPr>
        <w:t xml:space="preserve"> coefficient </w:t>
      </w:r>
      <w:r w:rsidR="00C023DD">
        <w:rPr>
          <w:rFonts w:ascii="Times New Roman" w:hAnsi="Times New Roman" w:cs="Times New Roman"/>
        </w:rPr>
        <w:t xml:space="preserve">estimate </w:t>
      </w:r>
      <w:r w:rsidR="004F03F8">
        <w:rPr>
          <w:rFonts w:ascii="Times New Roman" w:hAnsi="Times New Roman" w:cs="Times New Roman"/>
        </w:rPr>
        <w:t>for each cluster</w:t>
      </w:r>
      <w:r w:rsidR="00347824">
        <w:rPr>
          <w:rFonts w:ascii="Times New Roman" w:hAnsi="Times New Roman" w:cs="Times New Roman"/>
        </w:rPr>
        <w:t xml:space="preserve"> and predictor</w:t>
      </w:r>
      <w:r w:rsidR="00C023DD">
        <w:rPr>
          <w:rFonts w:ascii="Times New Roman" w:hAnsi="Times New Roman" w:cs="Times New Roman"/>
        </w:rPr>
        <w:t xml:space="preserve"> (a total of 4 coefficients per predictor)</w:t>
      </w:r>
      <w:r w:rsidR="004F03F8">
        <w:rPr>
          <w:rFonts w:ascii="Times New Roman" w:hAnsi="Times New Roman" w:cs="Times New Roman"/>
        </w:rPr>
        <w:t xml:space="preserve">, with that coefficient defining the strength of the association </w:t>
      </w:r>
      <w:r w:rsidR="00376843">
        <w:rPr>
          <w:rFonts w:ascii="Times New Roman" w:hAnsi="Times New Roman" w:cs="Times New Roman"/>
        </w:rPr>
        <w:t xml:space="preserve">between a predictor and </w:t>
      </w:r>
      <w:r w:rsidR="004F03F8">
        <w:rPr>
          <w:rFonts w:ascii="Times New Roman" w:hAnsi="Times New Roman" w:cs="Times New Roman"/>
        </w:rPr>
        <w:t xml:space="preserve">a particular </w:t>
      </w:r>
      <w:r w:rsidR="00347824">
        <w:rPr>
          <w:rFonts w:ascii="Times New Roman" w:hAnsi="Times New Roman" w:cs="Times New Roman"/>
        </w:rPr>
        <w:t xml:space="preserve">temporal pattern </w:t>
      </w:r>
      <w:r w:rsidR="004F03F8">
        <w:rPr>
          <w:rFonts w:ascii="Times New Roman" w:hAnsi="Times New Roman" w:cs="Times New Roman"/>
        </w:rPr>
        <w:t>cluster</w:t>
      </w:r>
      <w:r w:rsidR="00347824">
        <w:rPr>
          <w:rFonts w:ascii="Times New Roman" w:hAnsi="Times New Roman" w:cs="Times New Roman"/>
        </w:rPr>
        <w:t xml:space="preserve">. </w:t>
      </w:r>
      <w:r w:rsidR="00716A56">
        <w:rPr>
          <w:rFonts w:ascii="Times New Roman" w:hAnsi="Times New Roman" w:cs="Times New Roman"/>
        </w:rPr>
        <w:t>Our results revealed significant and temporal pattern cluster-specific associations with predictors (</w:t>
      </w:r>
      <w:r w:rsidR="00716A56">
        <w:rPr>
          <w:rFonts w:ascii="Times New Roman" w:hAnsi="Times New Roman" w:cs="Times New Roman"/>
          <w:b/>
        </w:rPr>
        <w:t>Figure 4</w:t>
      </w:r>
      <w:r w:rsidR="00716A56" w:rsidRPr="00716A56">
        <w:rPr>
          <w:rFonts w:ascii="Times New Roman" w:hAnsi="Times New Roman" w:cs="Times New Roman"/>
        </w:rPr>
        <w:t>)</w:t>
      </w:r>
      <w:r w:rsidR="00716A56">
        <w:rPr>
          <w:rFonts w:ascii="Times New Roman" w:hAnsi="Times New Roman" w:cs="Times New Roman"/>
        </w:rPr>
        <w:t xml:space="preserve">. </w:t>
      </w:r>
      <w:r w:rsidR="00376843">
        <w:rPr>
          <w:rFonts w:ascii="Times New Roman" w:hAnsi="Times New Roman" w:cs="Times New Roman"/>
        </w:rPr>
        <w:t xml:space="preserve">Across the species coefficients, </w:t>
      </w:r>
      <w:r w:rsidR="00716A56">
        <w:rPr>
          <w:rFonts w:ascii="Times New Roman" w:hAnsi="Times New Roman" w:cs="Times New Roman"/>
          <w:i/>
        </w:rPr>
        <w:t xml:space="preserve">Anopheles </w:t>
      </w:r>
      <w:proofErr w:type="spellStart"/>
      <w:r w:rsidR="00716A56">
        <w:rPr>
          <w:rFonts w:ascii="Times New Roman" w:hAnsi="Times New Roman" w:cs="Times New Roman"/>
          <w:i/>
        </w:rPr>
        <w:t>culicifacies</w:t>
      </w:r>
      <w:proofErr w:type="spellEnd"/>
      <w:r w:rsidR="00716A56">
        <w:rPr>
          <w:rFonts w:ascii="Times New Roman" w:hAnsi="Times New Roman" w:cs="Times New Roman"/>
        </w:rPr>
        <w:t xml:space="preserve"> and </w:t>
      </w:r>
      <w:r w:rsidR="00716A56">
        <w:rPr>
          <w:rFonts w:ascii="Times New Roman" w:hAnsi="Times New Roman" w:cs="Times New Roman"/>
          <w:i/>
        </w:rPr>
        <w:t xml:space="preserve">Anopheles </w:t>
      </w:r>
      <w:proofErr w:type="spellStart"/>
      <w:r w:rsidR="00716A56" w:rsidRPr="00716A56">
        <w:rPr>
          <w:rFonts w:ascii="Times New Roman" w:hAnsi="Times New Roman" w:cs="Times New Roman"/>
          <w:i/>
        </w:rPr>
        <w:t>subpictus</w:t>
      </w:r>
      <w:proofErr w:type="spellEnd"/>
      <w:r w:rsidR="00716A56">
        <w:rPr>
          <w:rFonts w:ascii="Times New Roman" w:hAnsi="Times New Roman" w:cs="Times New Roman"/>
        </w:rPr>
        <w:t xml:space="preserve"> </w:t>
      </w:r>
      <w:r w:rsidR="00716A56" w:rsidRPr="00716A56">
        <w:rPr>
          <w:rFonts w:ascii="Times New Roman" w:hAnsi="Times New Roman" w:cs="Times New Roman"/>
        </w:rPr>
        <w:t>demons</w:t>
      </w:r>
      <w:r w:rsidR="00716A56">
        <w:rPr>
          <w:rFonts w:ascii="Times New Roman" w:hAnsi="Times New Roman" w:cs="Times New Roman"/>
        </w:rPr>
        <w:t>trated large and positive associations with temporal cluster 1 (unimodal monsoon peaking dynamics), whereas</w:t>
      </w:r>
      <w:r w:rsidR="00BA3DD6">
        <w:rPr>
          <w:rFonts w:ascii="Times New Roman" w:hAnsi="Times New Roman" w:cs="Times New Roman"/>
        </w:rPr>
        <w:t xml:space="preserve"> for</w:t>
      </w:r>
      <w:r w:rsidR="00716A56">
        <w:rPr>
          <w:rFonts w:ascii="Times New Roman" w:hAnsi="Times New Roman" w:cs="Times New Roman"/>
        </w:rPr>
        <w:t xml:space="preserve"> </w:t>
      </w:r>
      <w:r w:rsidR="00716A56">
        <w:rPr>
          <w:rFonts w:ascii="Times New Roman" w:hAnsi="Times New Roman" w:cs="Times New Roman"/>
          <w:i/>
        </w:rPr>
        <w:t xml:space="preserve">Anopheles </w:t>
      </w:r>
      <w:proofErr w:type="spellStart"/>
      <w:r w:rsidR="00716A56">
        <w:rPr>
          <w:rFonts w:ascii="Times New Roman" w:hAnsi="Times New Roman" w:cs="Times New Roman"/>
          <w:i/>
        </w:rPr>
        <w:t>fluviatilis</w:t>
      </w:r>
      <w:proofErr w:type="spellEnd"/>
      <w:r w:rsidR="00BA3DD6">
        <w:rPr>
          <w:rFonts w:ascii="Times New Roman" w:hAnsi="Times New Roman" w:cs="Times New Roman"/>
        </w:rPr>
        <w:t xml:space="preserve">, this relationship was strongly negative. Instead, </w:t>
      </w:r>
      <w:r w:rsidR="00BA3DD6">
        <w:rPr>
          <w:rFonts w:ascii="Times New Roman" w:hAnsi="Times New Roman" w:cs="Times New Roman"/>
          <w:i/>
        </w:rPr>
        <w:t xml:space="preserve">Anopheles </w:t>
      </w:r>
      <w:proofErr w:type="spellStart"/>
      <w:r w:rsidR="00BA3DD6">
        <w:rPr>
          <w:rFonts w:ascii="Times New Roman" w:hAnsi="Times New Roman" w:cs="Times New Roman"/>
          <w:i/>
        </w:rPr>
        <w:t>fluviatilis</w:t>
      </w:r>
      <w:proofErr w:type="spellEnd"/>
      <w:r w:rsidR="00716A56">
        <w:rPr>
          <w:rFonts w:ascii="Times New Roman" w:hAnsi="Times New Roman" w:cs="Times New Roman"/>
        </w:rPr>
        <w:t xml:space="preserve"> associated with temporal cluster 3 (unimodal </w:t>
      </w:r>
      <w:r w:rsidR="00376843">
        <w:rPr>
          <w:rFonts w:ascii="Times New Roman" w:hAnsi="Times New Roman" w:cs="Times New Roman"/>
        </w:rPr>
        <w:t>dry season peaking dynamics). These results are in</w:t>
      </w:r>
      <w:ins w:id="10" w:author="Ghani, Azra C H" w:date="2020-01-06T12:20:00Z">
        <w:r w:rsidR="002F18FA">
          <w:rPr>
            <w:rFonts w:ascii="Times New Roman" w:hAnsi="Times New Roman" w:cs="Times New Roman"/>
          </w:rPr>
          <w:t xml:space="preserve"> </w:t>
        </w:r>
      </w:ins>
      <w:del w:id="11" w:author="Ghani, Azra C H" w:date="2020-01-06T12:20:00Z">
        <w:r w:rsidR="00376843" w:rsidDel="002F18FA">
          <w:rPr>
            <w:rFonts w:ascii="Times New Roman" w:hAnsi="Times New Roman" w:cs="Times New Roman"/>
          </w:rPr>
          <w:delText>-</w:delText>
        </w:r>
      </w:del>
      <w:r w:rsidR="00376843">
        <w:rPr>
          <w:rFonts w:ascii="Times New Roman" w:hAnsi="Times New Roman" w:cs="Times New Roman"/>
        </w:rPr>
        <w:t xml:space="preserve">keeping with the empirical analyses presented in </w:t>
      </w:r>
      <w:r w:rsidR="00376843">
        <w:rPr>
          <w:rFonts w:ascii="Times New Roman" w:hAnsi="Times New Roman" w:cs="Times New Roman"/>
          <w:b/>
        </w:rPr>
        <w:t xml:space="preserve">Figure </w:t>
      </w:r>
      <w:r w:rsidR="00376843" w:rsidRPr="00376843">
        <w:rPr>
          <w:rFonts w:ascii="Times New Roman" w:hAnsi="Times New Roman" w:cs="Times New Roman"/>
          <w:b/>
        </w:rPr>
        <w:t>3</w:t>
      </w:r>
      <w:r w:rsidR="00376843">
        <w:rPr>
          <w:rFonts w:ascii="Times New Roman" w:hAnsi="Times New Roman" w:cs="Times New Roman"/>
        </w:rPr>
        <w:t xml:space="preserve">, supporting the notion that this multinomial logistic regression framework can recover patterns of association evident in the data. </w:t>
      </w:r>
      <w:r w:rsidR="00BA3DD6">
        <w:rPr>
          <w:rFonts w:ascii="Times New Roman" w:hAnsi="Times New Roman" w:cs="Times New Roman"/>
        </w:rPr>
        <w:t xml:space="preserve">Similar results were observed for the </w:t>
      </w:r>
      <w:r w:rsidR="00376843">
        <w:rPr>
          <w:rFonts w:ascii="Times New Roman" w:hAnsi="Times New Roman" w:cs="Times New Roman"/>
        </w:rPr>
        <w:t>environmental predictors</w:t>
      </w:r>
      <w:r w:rsidR="00BA3DD6">
        <w:rPr>
          <w:rFonts w:ascii="Times New Roman" w:hAnsi="Times New Roman" w:cs="Times New Roman"/>
        </w:rPr>
        <w:t xml:space="preserve"> where </w:t>
      </w:r>
      <w:proofErr w:type="gramStart"/>
      <w:r w:rsidR="00BA3DD6">
        <w:rPr>
          <w:rFonts w:ascii="Times New Roman" w:hAnsi="Times New Roman" w:cs="Times New Roman"/>
        </w:rPr>
        <w:t>a number of</w:t>
      </w:r>
      <w:proofErr w:type="gramEnd"/>
      <w:r w:rsidR="00BA3DD6">
        <w:rPr>
          <w:rFonts w:ascii="Times New Roman" w:hAnsi="Times New Roman" w:cs="Times New Roman"/>
        </w:rPr>
        <w:t xml:space="preserve"> predictors (such as </w:t>
      </w:r>
      <w:proofErr w:type="spellStart"/>
      <w:r w:rsidR="00BA3DD6">
        <w:rPr>
          <w:rFonts w:ascii="Times New Roman" w:hAnsi="Times New Roman" w:cs="Times New Roman"/>
        </w:rPr>
        <w:t>isothermality</w:t>
      </w:r>
      <w:proofErr w:type="spellEnd"/>
      <w:r w:rsidR="00BA3DD6">
        <w:rPr>
          <w:rFonts w:ascii="Times New Roman" w:hAnsi="Times New Roman" w:cs="Times New Roman"/>
        </w:rPr>
        <w:t xml:space="preserve">, rainfall-related patterns and the extent/dynamics of </w:t>
      </w:r>
      <w:r w:rsidR="009F1CBD">
        <w:rPr>
          <w:rFonts w:ascii="Times New Roman" w:hAnsi="Times New Roman" w:cs="Times New Roman"/>
        </w:rPr>
        <w:t xml:space="preserve">large water </w:t>
      </w:r>
      <w:r w:rsidR="00BA3DD6">
        <w:rPr>
          <w:rFonts w:ascii="Times New Roman" w:hAnsi="Times New Roman" w:cs="Times New Roman"/>
        </w:rPr>
        <w:t>bodies) demonstrated highly positive or negative associations depending on the particular temporal cluster</w:t>
      </w:r>
      <w:ins w:id="12" w:author="Ghani, Azra C H" w:date="2020-01-06T12:20:00Z">
        <w:r w:rsidR="00334D83">
          <w:rPr>
            <w:rFonts w:ascii="Times New Roman" w:hAnsi="Times New Roman" w:cs="Times New Roman"/>
          </w:rPr>
          <w:t xml:space="preserve">. </w:t>
        </w:r>
      </w:ins>
      <w:del w:id="13" w:author="Ghani, Azra C H" w:date="2020-01-06T12:20:00Z">
        <w:r w:rsidR="00BA3DD6" w:rsidDel="00334D83">
          <w:rPr>
            <w:rFonts w:ascii="Times New Roman" w:hAnsi="Times New Roman" w:cs="Times New Roman"/>
          </w:rPr>
          <w:delText xml:space="preserve"> – </w:delText>
        </w:r>
      </w:del>
      <w:ins w:id="14" w:author="Ghani, Azra C H" w:date="2020-01-06T12:20:00Z">
        <w:r w:rsidR="00334D83">
          <w:rPr>
            <w:rFonts w:ascii="Times New Roman" w:hAnsi="Times New Roman" w:cs="Times New Roman"/>
          </w:rPr>
          <w:t>T</w:t>
        </w:r>
      </w:ins>
      <w:del w:id="15" w:author="Ghani, Azra C H" w:date="2020-01-06T12:20:00Z">
        <w:r w:rsidR="00BA3DD6" w:rsidDel="00334D83">
          <w:rPr>
            <w:rFonts w:ascii="Times New Roman" w:hAnsi="Times New Roman" w:cs="Times New Roman"/>
          </w:rPr>
          <w:delText>t</w:delText>
        </w:r>
      </w:del>
      <w:r w:rsidR="00BA3DD6">
        <w:rPr>
          <w:rFonts w:ascii="Times New Roman" w:hAnsi="Times New Roman" w:cs="Times New Roman"/>
        </w:rPr>
        <w:t xml:space="preserve">hese antagonistic patterns of association across temporal pattern clusters were borne out across an analysis of the correlation of coefficients between clusters, which revealed them to be highly negatively correlated </w:t>
      </w:r>
      <w:r w:rsidR="00BA3DD6">
        <w:rPr>
          <w:rFonts w:ascii="Times New Roman" w:hAnsi="Times New Roman" w:cs="Times New Roman"/>
          <w:b/>
        </w:rPr>
        <w:t xml:space="preserve">(Supplementary Figure </w:t>
      </w:r>
      <w:r w:rsidR="00F15D5A">
        <w:rPr>
          <w:rFonts w:ascii="Times New Roman" w:hAnsi="Times New Roman" w:cs="Times New Roman"/>
          <w:b/>
        </w:rPr>
        <w:t>5</w:t>
      </w:r>
      <w:r w:rsidR="00BA3DD6">
        <w:rPr>
          <w:rFonts w:ascii="Times New Roman" w:hAnsi="Times New Roman" w:cs="Times New Roman"/>
          <w:b/>
        </w:rPr>
        <w:t>)</w:t>
      </w:r>
      <w:r w:rsidR="00F15D5A">
        <w:rPr>
          <w:rFonts w:ascii="Times New Roman" w:hAnsi="Times New Roman" w:cs="Times New Roman"/>
          <w:b/>
        </w:rPr>
        <w:t>.</w:t>
      </w:r>
    </w:p>
    <w:p w14:paraId="459AC405" w14:textId="6EB43E30" w:rsidR="0044624B" w:rsidRDefault="00376843" w:rsidP="00376843">
      <w:pPr>
        <w:spacing w:line="360" w:lineRule="auto"/>
        <w:jc w:val="both"/>
        <w:rPr>
          <w:rFonts w:ascii="Times New Roman" w:hAnsi="Times New Roman" w:cs="Times New Roman"/>
        </w:rPr>
      </w:pPr>
      <w:r>
        <w:rPr>
          <w:rFonts w:ascii="Times New Roman" w:hAnsi="Times New Roman" w:cs="Times New Roman"/>
          <w:b/>
        </w:rPr>
        <w:t xml:space="preserve">Evidence of Discrete Ecological Structuring Across Temporal Pattern Clusters: </w:t>
      </w:r>
      <w:r w:rsidR="00716A56">
        <w:rPr>
          <w:rFonts w:ascii="Times New Roman" w:hAnsi="Times New Roman" w:cs="Times New Roman"/>
        </w:rPr>
        <w:t xml:space="preserve">We next sought to assess the </w:t>
      </w:r>
      <w:r>
        <w:rPr>
          <w:rFonts w:ascii="Times New Roman" w:hAnsi="Times New Roman" w:cs="Times New Roman"/>
        </w:rPr>
        <w:t xml:space="preserve">similarly of the </w:t>
      </w:r>
      <w:r w:rsidR="00716A56">
        <w:rPr>
          <w:rFonts w:ascii="Times New Roman" w:hAnsi="Times New Roman" w:cs="Times New Roman"/>
        </w:rPr>
        <w:t>coefficients for species and the environmental predictors</w:t>
      </w:r>
      <w:r>
        <w:rPr>
          <w:rFonts w:ascii="Times New Roman" w:hAnsi="Times New Roman" w:cs="Times New Roman"/>
        </w:rPr>
        <w:t xml:space="preserve"> across the temporal pattern clusters</w:t>
      </w:r>
      <w:r w:rsidR="00716A56">
        <w:rPr>
          <w:rFonts w:ascii="Times New Roman" w:hAnsi="Times New Roman" w:cs="Times New Roman"/>
        </w:rPr>
        <w:t xml:space="preserve"> more </w:t>
      </w:r>
      <w:r>
        <w:rPr>
          <w:rFonts w:ascii="Times New Roman" w:hAnsi="Times New Roman" w:cs="Times New Roman"/>
        </w:rPr>
        <w:t xml:space="preserve">systematically. We employed a hierarchical clustering approach to examine the species coefficient values and </w:t>
      </w:r>
      <w:r w:rsidR="0044624B">
        <w:rPr>
          <w:rFonts w:ascii="Times New Roman" w:hAnsi="Times New Roman" w:cs="Times New Roman"/>
        </w:rPr>
        <w:t xml:space="preserve">identified significant structuring </w:t>
      </w:r>
      <w:r w:rsidR="0044624B">
        <w:rPr>
          <w:rFonts w:ascii="Times New Roman" w:hAnsi="Times New Roman" w:cs="Times New Roman"/>
          <w:b/>
        </w:rPr>
        <w:t>(Fig.</w:t>
      </w:r>
      <w:r w:rsidR="00BE0349">
        <w:rPr>
          <w:rFonts w:ascii="Times New Roman" w:hAnsi="Times New Roman" w:cs="Times New Roman"/>
          <w:b/>
        </w:rPr>
        <w:t>5</w:t>
      </w:r>
      <w:r w:rsidR="0044624B">
        <w:rPr>
          <w:rFonts w:ascii="Times New Roman" w:hAnsi="Times New Roman" w:cs="Times New Roman"/>
          <w:b/>
        </w:rPr>
        <w:t>A)</w:t>
      </w:r>
      <w:r w:rsidR="008646C3">
        <w:rPr>
          <w:rFonts w:ascii="Times New Roman" w:hAnsi="Times New Roman" w:cs="Times New Roman"/>
          <w:b/>
        </w:rPr>
        <w:t xml:space="preserve">. </w:t>
      </w:r>
      <w:r w:rsidR="0044624B">
        <w:rPr>
          <w:rFonts w:ascii="Times New Roman" w:hAnsi="Times New Roman" w:cs="Times New Roman"/>
          <w:i/>
        </w:rPr>
        <w:t xml:space="preserve">Anopheles </w:t>
      </w:r>
      <w:proofErr w:type="spellStart"/>
      <w:r w:rsidR="0044624B">
        <w:rPr>
          <w:rFonts w:ascii="Times New Roman" w:hAnsi="Times New Roman" w:cs="Times New Roman"/>
          <w:i/>
        </w:rPr>
        <w:t>culicifacies</w:t>
      </w:r>
      <w:proofErr w:type="spellEnd"/>
      <w:r w:rsidR="0044624B">
        <w:rPr>
          <w:rFonts w:ascii="Times New Roman" w:hAnsi="Times New Roman" w:cs="Times New Roman"/>
        </w:rPr>
        <w:t xml:space="preserve"> and </w:t>
      </w:r>
      <w:r w:rsidR="0044624B">
        <w:rPr>
          <w:rFonts w:ascii="Times New Roman" w:hAnsi="Times New Roman" w:cs="Times New Roman"/>
          <w:i/>
        </w:rPr>
        <w:t xml:space="preserve">Anopheles </w:t>
      </w:r>
      <w:proofErr w:type="spellStart"/>
      <w:r w:rsidR="0044624B">
        <w:rPr>
          <w:rFonts w:ascii="Times New Roman" w:hAnsi="Times New Roman" w:cs="Times New Roman"/>
          <w:i/>
        </w:rPr>
        <w:t>subpictus</w:t>
      </w:r>
      <w:proofErr w:type="spellEnd"/>
      <w:r w:rsidR="0044624B">
        <w:rPr>
          <w:rFonts w:ascii="Times New Roman" w:hAnsi="Times New Roman" w:cs="Times New Roman"/>
        </w:rPr>
        <w:t xml:space="preserve"> clustered together, indicating that these species displayed similar</w:t>
      </w:r>
      <w:r w:rsidR="00F16729">
        <w:rPr>
          <w:rFonts w:ascii="Times New Roman" w:hAnsi="Times New Roman" w:cs="Times New Roman"/>
        </w:rPr>
        <w:t xml:space="preserve"> associations with different</w:t>
      </w:r>
      <w:r w:rsidR="0044624B">
        <w:rPr>
          <w:rFonts w:ascii="Times New Roman" w:hAnsi="Times New Roman" w:cs="Times New Roman"/>
        </w:rPr>
        <w:t xml:space="preserve"> </w:t>
      </w:r>
      <w:r w:rsidR="008646C3">
        <w:rPr>
          <w:rFonts w:ascii="Times New Roman" w:hAnsi="Times New Roman" w:cs="Times New Roman"/>
        </w:rPr>
        <w:t>temporal patterns</w:t>
      </w:r>
      <w:r w:rsidR="0044624B">
        <w:rPr>
          <w:rFonts w:ascii="Times New Roman" w:hAnsi="Times New Roman" w:cs="Times New Roman"/>
        </w:rPr>
        <w:t xml:space="preserve"> (</w:t>
      </w:r>
      <w:r w:rsidR="00F16729">
        <w:rPr>
          <w:rFonts w:ascii="Times New Roman" w:hAnsi="Times New Roman" w:cs="Times New Roman"/>
        </w:rPr>
        <w:t xml:space="preserve">i.e. </w:t>
      </w:r>
      <w:r w:rsidR="0044624B">
        <w:rPr>
          <w:rFonts w:ascii="Times New Roman" w:hAnsi="Times New Roman" w:cs="Times New Roman"/>
        </w:rPr>
        <w:t xml:space="preserve">a strong positive association </w:t>
      </w:r>
      <w:r w:rsidR="008646C3">
        <w:rPr>
          <w:rFonts w:ascii="Times New Roman" w:hAnsi="Times New Roman" w:cs="Times New Roman"/>
        </w:rPr>
        <w:t xml:space="preserve">with </w:t>
      </w:r>
      <w:r w:rsidR="0044624B">
        <w:rPr>
          <w:rFonts w:ascii="Times New Roman" w:hAnsi="Times New Roman" w:cs="Times New Roman"/>
        </w:rPr>
        <w:t>Cluster 1</w:t>
      </w:r>
      <w:r w:rsidR="008646C3">
        <w:rPr>
          <w:rFonts w:ascii="Times New Roman" w:hAnsi="Times New Roman" w:cs="Times New Roman"/>
        </w:rPr>
        <w:t xml:space="preserve"> peaking during</w:t>
      </w:r>
      <w:r w:rsidR="0044624B">
        <w:rPr>
          <w:rFonts w:ascii="Times New Roman" w:hAnsi="Times New Roman" w:cs="Times New Roman"/>
        </w:rPr>
        <w:t xml:space="preserve"> the monsoon, </w:t>
      </w:r>
      <w:r w:rsidR="0044624B">
        <w:rPr>
          <w:rFonts w:ascii="Times New Roman" w:hAnsi="Times New Roman" w:cs="Times New Roman"/>
        </w:rPr>
        <w:lastRenderedPageBreak/>
        <w:t xml:space="preserve">a strong negative association </w:t>
      </w:r>
      <w:r w:rsidR="008646C3">
        <w:rPr>
          <w:rFonts w:ascii="Times New Roman" w:hAnsi="Times New Roman" w:cs="Times New Roman"/>
        </w:rPr>
        <w:t>with</w:t>
      </w:r>
      <w:r w:rsidR="0044624B">
        <w:rPr>
          <w:rFonts w:ascii="Times New Roman" w:hAnsi="Times New Roman" w:cs="Times New Roman"/>
        </w:rPr>
        <w:t xml:space="preserve"> Cluster 3</w:t>
      </w:r>
      <w:r w:rsidR="004F03F8">
        <w:rPr>
          <w:rFonts w:ascii="Times New Roman" w:hAnsi="Times New Roman" w:cs="Times New Roman"/>
        </w:rPr>
        <w:t xml:space="preserve"> and only weak associations with Clusters 2 and 4</w:t>
      </w:r>
      <w:r w:rsidR="0044624B">
        <w:rPr>
          <w:rFonts w:ascii="Times New Roman" w:hAnsi="Times New Roman" w:cs="Times New Roman"/>
        </w:rPr>
        <w:t xml:space="preserve">). </w:t>
      </w:r>
      <w:r w:rsidR="0044624B">
        <w:rPr>
          <w:rFonts w:ascii="Times New Roman" w:hAnsi="Times New Roman" w:cs="Times New Roman"/>
          <w:i/>
        </w:rPr>
        <w:t xml:space="preserve">Anopheles </w:t>
      </w:r>
      <w:proofErr w:type="spellStart"/>
      <w:r w:rsidR="0044624B">
        <w:rPr>
          <w:rFonts w:ascii="Times New Roman" w:hAnsi="Times New Roman" w:cs="Times New Roman"/>
          <w:i/>
        </w:rPr>
        <w:t>fluviatilis</w:t>
      </w:r>
      <w:proofErr w:type="spellEnd"/>
      <w:r w:rsidR="0044624B">
        <w:rPr>
          <w:rFonts w:ascii="Times New Roman" w:hAnsi="Times New Roman" w:cs="Times New Roman"/>
        </w:rPr>
        <w:t xml:space="preserve"> by contrast displayed the opposite pattern</w:t>
      </w:r>
      <w:r w:rsidR="008646C3">
        <w:rPr>
          <w:rFonts w:ascii="Times New Roman" w:hAnsi="Times New Roman" w:cs="Times New Roman"/>
        </w:rPr>
        <w:t xml:space="preserve"> (a strong positive association with Cluster 3 and a strong negative association with Cluster 1)</w:t>
      </w:r>
      <w:r w:rsidR="0044624B">
        <w:rPr>
          <w:rFonts w:ascii="Times New Roman" w:hAnsi="Times New Roman" w:cs="Times New Roman"/>
        </w:rPr>
        <w:t xml:space="preserve">. </w:t>
      </w:r>
      <w:r w:rsidR="0044624B">
        <w:rPr>
          <w:rFonts w:ascii="Times New Roman" w:hAnsi="Times New Roman" w:cs="Times New Roman"/>
          <w:i/>
        </w:rPr>
        <w:t xml:space="preserve">Anopheles </w:t>
      </w:r>
      <w:proofErr w:type="spellStart"/>
      <w:r w:rsidR="0044624B">
        <w:rPr>
          <w:rFonts w:ascii="Times New Roman" w:hAnsi="Times New Roman" w:cs="Times New Roman"/>
          <w:i/>
        </w:rPr>
        <w:t>minimus</w:t>
      </w:r>
      <w:proofErr w:type="spellEnd"/>
      <w:r w:rsidR="0044624B">
        <w:rPr>
          <w:rFonts w:ascii="Times New Roman" w:hAnsi="Times New Roman" w:cs="Times New Roman"/>
        </w:rPr>
        <w:t xml:space="preserve">, </w:t>
      </w:r>
      <w:r w:rsidR="0044624B">
        <w:rPr>
          <w:rFonts w:ascii="Times New Roman" w:hAnsi="Times New Roman" w:cs="Times New Roman"/>
          <w:i/>
        </w:rPr>
        <w:t xml:space="preserve">Anopheles </w:t>
      </w:r>
      <w:proofErr w:type="spellStart"/>
      <w:r w:rsidR="0044624B">
        <w:rPr>
          <w:rFonts w:ascii="Times New Roman" w:hAnsi="Times New Roman" w:cs="Times New Roman"/>
          <w:i/>
        </w:rPr>
        <w:t>dirus</w:t>
      </w:r>
      <w:proofErr w:type="spellEnd"/>
      <w:r w:rsidR="0044624B">
        <w:rPr>
          <w:rFonts w:ascii="Times New Roman" w:hAnsi="Times New Roman" w:cs="Times New Roman"/>
        </w:rPr>
        <w:t xml:space="preserve"> and </w:t>
      </w:r>
      <w:r w:rsidR="0044624B">
        <w:rPr>
          <w:rFonts w:ascii="Times New Roman" w:hAnsi="Times New Roman" w:cs="Times New Roman"/>
          <w:i/>
        </w:rPr>
        <w:t xml:space="preserve">Anopheles </w:t>
      </w:r>
      <w:proofErr w:type="spellStart"/>
      <w:r w:rsidR="0044624B">
        <w:rPr>
          <w:rFonts w:ascii="Times New Roman" w:hAnsi="Times New Roman" w:cs="Times New Roman"/>
          <w:i/>
        </w:rPr>
        <w:t>stephensi</w:t>
      </w:r>
      <w:proofErr w:type="spellEnd"/>
      <w:r w:rsidR="0044624B">
        <w:rPr>
          <w:rFonts w:ascii="Times New Roman" w:hAnsi="Times New Roman" w:cs="Times New Roman"/>
        </w:rPr>
        <w:t xml:space="preserve"> all displayed similar </w:t>
      </w:r>
      <w:r w:rsidR="008646C3">
        <w:rPr>
          <w:rFonts w:ascii="Times New Roman" w:hAnsi="Times New Roman" w:cs="Times New Roman"/>
        </w:rPr>
        <w:t xml:space="preserve">small </w:t>
      </w:r>
      <w:r w:rsidR="0044624B">
        <w:rPr>
          <w:rFonts w:ascii="Times New Roman" w:hAnsi="Times New Roman" w:cs="Times New Roman"/>
        </w:rPr>
        <w:t xml:space="preserve">associations </w:t>
      </w:r>
      <w:r w:rsidR="008646C3">
        <w:rPr>
          <w:rFonts w:ascii="Times New Roman" w:hAnsi="Times New Roman" w:cs="Times New Roman"/>
        </w:rPr>
        <w:t>with the temporal pattern clusters</w:t>
      </w:r>
      <w:r w:rsidR="0044624B">
        <w:rPr>
          <w:rFonts w:ascii="Times New Roman" w:hAnsi="Times New Roman" w:cs="Times New Roman"/>
        </w:rPr>
        <w:t xml:space="preserve"> suggesting the absence of a strong species-specific tendency to adopt a </w:t>
      </w:r>
      <w:proofErr w:type="gramStart"/>
      <w:r w:rsidR="0044624B">
        <w:rPr>
          <w:rFonts w:ascii="Times New Roman" w:hAnsi="Times New Roman" w:cs="Times New Roman"/>
        </w:rPr>
        <w:t>particular temporal</w:t>
      </w:r>
      <w:proofErr w:type="gramEnd"/>
      <w:r w:rsidR="0044624B">
        <w:rPr>
          <w:rFonts w:ascii="Times New Roman" w:hAnsi="Times New Roman" w:cs="Times New Roman"/>
        </w:rPr>
        <w:t xml:space="preserve"> pattern (and </w:t>
      </w:r>
      <w:r w:rsidR="00C023DD">
        <w:rPr>
          <w:rFonts w:ascii="Times New Roman" w:hAnsi="Times New Roman" w:cs="Times New Roman"/>
        </w:rPr>
        <w:t>suggesting</w:t>
      </w:r>
      <w:r w:rsidR="0044624B">
        <w:rPr>
          <w:rFonts w:ascii="Times New Roman" w:hAnsi="Times New Roman" w:cs="Times New Roman"/>
        </w:rPr>
        <w:t xml:space="preserve"> a role for ecological structure as the primary determinant of their dynamics). </w:t>
      </w:r>
      <w:r w:rsidR="00A56BE6">
        <w:rPr>
          <w:rFonts w:ascii="Times New Roman" w:hAnsi="Times New Roman" w:cs="Times New Roman"/>
        </w:rPr>
        <w:t xml:space="preserve">The </w:t>
      </w:r>
      <w:r w:rsidR="00C212E1">
        <w:rPr>
          <w:rFonts w:ascii="Times New Roman" w:hAnsi="Times New Roman" w:cs="Times New Roman"/>
        </w:rPr>
        <w:t xml:space="preserve">ecological coefficients </w:t>
      </w:r>
      <w:r w:rsidR="00A56BE6">
        <w:rPr>
          <w:rFonts w:ascii="Times New Roman" w:hAnsi="Times New Roman" w:cs="Times New Roman"/>
        </w:rPr>
        <w:t xml:space="preserve">for each cluster pattern </w:t>
      </w:r>
      <w:r w:rsidR="00C212E1">
        <w:rPr>
          <w:rFonts w:ascii="Times New Roman" w:hAnsi="Times New Roman" w:cs="Times New Roman"/>
        </w:rPr>
        <w:t xml:space="preserve">were ranked according to the strength of </w:t>
      </w:r>
      <w:r w:rsidR="000640A7">
        <w:rPr>
          <w:rFonts w:ascii="Times New Roman" w:hAnsi="Times New Roman" w:cs="Times New Roman"/>
        </w:rPr>
        <w:t>the</w:t>
      </w:r>
      <w:r w:rsidR="00C212E1">
        <w:rPr>
          <w:rFonts w:ascii="Times New Roman" w:hAnsi="Times New Roman" w:cs="Times New Roman"/>
        </w:rPr>
        <w:t xml:space="preserve"> association (either positive or negative</w:t>
      </w:r>
      <w:r w:rsidR="00A56BE6">
        <w:rPr>
          <w:rFonts w:ascii="Times New Roman" w:hAnsi="Times New Roman" w:cs="Times New Roman"/>
        </w:rPr>
        <w:t xml:space="preserve">, with the values </w:t>
      </w:r>
      <w:del w:id="16" w:author="Ghani, Azra C H" w:date="2020-01-06T12:32:00Z">
        <w:r w:rsidR="00A56BE6" w:rsidDel="002447E5">
          <w:rPr>
            <w:rFonts w:ascii="Times New Roman" w:hAnsi="Times New Roman" w:cs="Times New Roman"/>
          </w:rPr>
          <w:delText xml:space="preserve">those </w:delText>
        </w:r>
      </w:del>
      <w:r w:rsidR="00A56BE6">
        <w:rPr>
          <w:rFonts w:ascii="Times New Roman" w:hAnsi="Times New Roman" w:cs="Times New Roman"/>
        </w:rPr>
        <w:t xml:space="preserve">shown in </w:t>
      </w:r>
      <w:r w:rsidR="00A56BE6">
        <w:rPr>
          <w:rFonts w:ascii="Times New Roman" w:hAnsi="Times New Roman" w:cs="Times New Roman"/>
          <w:b/>
        </w:rPr>
        <w:t xml:space="preserve">Figure </w:t>
      </w:r>
      <w:r w:rsidR="00A11DFB">
        <w:rPr>
          <w:rFonts w:ascii="Times New Roman" w:hAnsi="Times New Roman" w:cs="Times New Roman"/>
          <w:b/>
        </w:rPr>
        <w:t>4</w:t>
      </w:r>
      <w:r w:rsidR="00A56BE6">
        <w:rPr>
          <w:rFonts w:ascii="Times New Roman" w:hAnsi="Times New Roman" w:cs="Times New Roman"/>
          <w:b/>
        </w:rPr>
        <w:t>B</w:t>
      </w:r>
      <w:r w:rsidR="00C212E1">
        <w:rPr>
          <w:rFonts w:ascii="Times New Roman" w:hAnsi="Times New Roman" w:cs="Times New Roman"/>
        </w:rPr>
        <w:t xml:space="preserve">) </w:t>
      </w:r>
      <w:r w:rsidR="00A56BE6">
        <w:rPr>
          <w:rFonts w:ascii="Times New Roman" w:hAnsi="Times New Roman" w:cs="Times New Roman"/>
        </w:rPr>
        <w:t xml:space="preserve">with </w:t>
      </w:r>
      <w:r w:rsidR="009B355F">
        <w:rPr>
          <w:rFonts w:ascii="Times New Roman" w:hAnsi="Times New Roman" w:cs="Times New Roman"/>
        </w:rPr>
        <w:t xml:space="preserve">that </w:t>
      </w:r>
      <w:proofErr w:type="gramStart"/>
      <w:r w:rsidR="009B355F">
        <w:rPr>
          <w:rFonts w:ascii="Times New Roman" w:hAnsi="Times New Roman" w:cs="Times New Roman"/>
        </w:rPr>
        <w:t xml:space="preserve">particular </w:t>
      </w:r>
      <w:r w:rsidR="00A56BE6">
        <w:rPr>
          <w:rFonts w:ascii="Times New Roman" w:hAnsi="Times New Roman" w:cs="Times New Roman"/>
        </w:rPr>
        <w:t>temporal</w:t>
      </w:r>
      <w:proofErr w:type="gramEnd"/>
      <w:r w:rsidR="00A56BE6">
        <w:rPr>
          <w:rFonts w:ascii="Times New Roman" w:hAnsi="Times New Roman" w:cs="Times New Roman"/>
        </w:rPr>
        <w:t xml:space="preserve"> </w:t>
      </w:r>
      <w:r w:rsidR="00C212E1">
        <w:rPr>
          <w:rFonts w:ascii="Times New Roman" w:hAnsi="Times New Roman" w:cs="Times New Roman"/>
        </w:rPr>
        <w:t>cluster</w:t>
      </w:r>
      <w:r w:rsidR="00A56BE6">
        <w:rPr>
          <w:rFonts w:ascii="Times New Roman" w:hAnsi="Times New Roman" w:cs="Times New Roman"/>
        </w:rPr>
        <w:t xml:space="preserve"> patter</w:t>
      </w:r>
      <w:r w:rsidR="009B355F">
        <w:rPr>
          <w:rFonts w:ascii="Times New Roman" w:hAnsi="Times New Roman" w:cs="Times New Roman"/>
        </w:rPr>
        <w:t>n. T</w:t>
      </w:r>
      <w:r w:rsidR="00C212E1">
        <w:rPr>
          <w:rFonts w:ascii="Times New Roman" w:hAnsi="Times New Roman" w:cs="Times New Roman"/>
        </w:rPr>
        <w:t>he</w:t>
      </w:r>
      <w:r w:rsidR="004F03F8">
        <w:rPr>
          <w:rFonts w:ascii="Times New Roman" w:hAnsi="Times New Roman" w:cs="Times New Roman"/>
        </w:rPr>
        <w:t xml:space="preserve"> 20 coefficients </w:t>
      </w:r>
      <w:r w:rsidR="00A56BE6">
        <w:rPr>
          <w:rFonts w:ascii="Times New Roman" w:hAnsi="Times New Roman" w:cs="Times New Roman"/>
        </w:rPr>
        <w:t xml:space="preserve">with the strongest association </w:t>
      </w:r>
      <w:r w:rsidR="00DE15AB">
        <w:rPr>
          <w:rFonts w:ascii="Times New Roman" w:hAnsi="Times New Roman" w:cs="Times New Roman"/>
        </w:rPr>
        <w:t>for each temporal cluster pattern</w:t>
      </w:r>
      <w:r w:rsidR="00390540">
        <w:rPr>
          <w:rFonts w:ascii="Times New Roman" w:hAnsi="Times New Roman" w:cs="Times New Roman"/>
        </w:rPr>
        <w:t xml:space="preserve"> were then</w:t>
      </w:r>
      <w:r w:rsidR="00A56BE6">
        <w:rPr>
          <w:rFonts w:ascii="Times New Roman" w:hAnsi="Times New Roman" w:cs="Times New Roman"/>
        </w:rPr>
        <w:t xml:space="preserve"> </w:t>
      </w:r>
      <w:r w:rsidR="004F03F8">
        <w:rPr>
          <w:rFonts w:ascii="Times New Roman" w:hAnsi="Times New Roman" w:cs="Times New Roman"/>
        </w:rPr>
        <w:t>selected.</w:t>
      </w:r>
      <w:r w:rsidR="00A56BE6">
        <w:rPr>
          <w:rFonts w:ascii="Times New Roman" w:hAnsi="Times New Roman" w:cs="Times New Roman"/>
        </w:rPr>
        <w:t xml:space="preserve"> </w:t>
      </w:r>
      <w:commentRangeStart w:id="17"/>
      <w:r w:rsidR="004F03F8">
        <w:rPr>
          <w:rFonts w:ascii="Times New Roman" w:hAnsi="Times New Roman" w:cs="Times New Roman"/>
        </w:rPr>
        <w:t>The</w:t>
      </w:r>
      <w:r w:rsidR="00C212E1">
        <w:rPr>
          <w:rFonts w:ascii="Times New Roman" w:hAnsi="Times New Roman" w:cs="Times New Roman"/>
        </w:rPr>
        <w:t xml:space="preserve"> extent of overlap </w:t>
      </w:r>
      <w:r w:rsidR="004F03F8">
        <w:rPr>
          <w:rFonts w:ascii="Times New Roman" w:hAnsi="Times New Roman" w:cs="Times New Roman"/>
        </w:rPr>
        <w:t>in these top 20 coefficients between clusters was assessed</w:t>
      </w:r>
      <w:r w:rsidR="00835D36">
        <w:rPr>
          <w:rFonts w:ascii="Times New Roman" w:hAnsi="Times New Roman" w:cs="Times New Roman"/>
        </w:rPr>
        <w:t xml:space="preserve"> – these </w:t>
      </w:r>
      <w:r w:rsidR="00A56BE6">
        <w:rPr>
          <w:rFonts w:ascii="Times New Roman" w:hAnsi="Times New Roman" w:cs="Times New Roman"/>
        </w:rPr>
        <w:t xml:space="preserve">results revealed minimal overlap between clusters i.e. that each temporal pattern cluster tended to associate with a </w:t>
      </w:r>
      <w:r w:rsidR="00422217">
        <w:rPr>
          <w:rFonts w:ascii="Times New Roman" w:hAnsi="Times New Roman" w:cs="Times New Roman"/>
        </w:rPr>
        <w:t>set</w:t>
      </w:r>
      <w:r w:rsidR="00A56BE6">
        <w:rPr>
          <w:rFonts w:ascii="Times New Roman" w:hAnsi="Times New Roman" w:cs="Times New Roman"/>
        </w:rPr>
        <w:t xml:space="preserve"> of ecological factors that were distinct and unique to that temporal pattern cluster </w:t>
      </w:r>
      <w:r w:rsidR="00C212E1">
        <w:rPr>
          <w:rFonts w:ascii="Times New Roman" w:hAnsi="Times New Roman" w:cs="Times New Roman"/>
          <w:b/>
        </w:rPr>
        <w:t>(Fig.</w:t>
      </w:r>
      <w:r w:rsidR="00BE0349">
        <w:rPr>
          <w:rFonts w:ascii="Times New Roman" w:hAnsi="Times New Roman" w:cs="Times New Roman"/>
          <w:b/>
        </w:rPr>
        <w:t>5</w:t>
      </w:r>
      <w:r w:rsidR="00C212E1">
        <w:rPr>
          <w:rFonts w:ascii="Times New Roman" w:hAnsi="Times New Roman" w:cs="Times New Roman"/>
          <w:b/>
        </w:rPr>
        <w:t>B)</w:t>
      </w:r>
      <w:r w:rsidR="00A56BE6">
        <w:rPr>
          <w:rFonts w:ascii="Times New Roman" w:hAnsi="Times New Roman" w:cs="Times New Roman"/>
        </w:rPr>
        <w:t xml:space="preserve">. </w:t>
      </w:r>
      <w:commentRangeEnd w:id="17"/>
      <w:r w:rsidR="002447E5">
        <w:rPr>
          <w:rStyle w:val="CommentReference"/>
        </w:rPr>
        <w:commentReference w:id="17"/>
      </w:r>
      <w:r w:rsidR="00A56BE6">
        <w:rPr>
          <w:rFonts w:ascii="Times New Roman" w:hAnsi="Times New Roman" w:cs="Times New Roman"/>
        </w:rPr>
        <w:t>Th</w:t>
      </w:r>
      <w:r w:rsidR="00A95549">
        <w:rPr>
          <w:rFonts w:ascii="Times New Roman" w:hAnsi="Times New Roman" w:cs="Times New Roman"/>
        </w:rPr>
        <w:t xml:space="preserve">ese results highlight distinct ecological structuring of the factors associated with each temporal pattern cluster, suggesting </w:t>
      </w:r>
      <w:r w:rsidR="00C212E1">
        <w:rPr>
          <w:rFonts w:ascii="Times New Roman" w:hAnsi="Times New Roman" w:cs="Times New Roman"/>
        </w:rPr>
        <w:t>that the different temporal patterns characterising each cluster are a product of distinct ecological</w:t>
      </w:r>
      <w:r w:rsidR="00422217">
        <w:rPr>
          <w:rFonts w:ascii="Times New Roman" w:hAnsi="Times New Roman" w:cs="Times New Roman"/>
        </w:rPr>
        <w:t xml:space="preserve"> forces</w:t>
      </w:r>
      <w:r w:rsidR="00A56BE6">
        <w:rPr>
          <w:rFonts w:ascii="Times New Roman" w:hAnsi="Times New Roman" w:cs="Times New Roman"/>
        </w:rPr>
        <w:t>.</w:t>
      </w:r>
    </w:p>
    <w:p w14:paraId="5D5EBDB2" w14:textId="3CC807F3" w:rsidR="00C52400" w:rsidRPr="0064775F" w:rsidRDefault="00C52400" w:rsidP="00CA50F2">
      <w:pPr>
        <w:spacing w:after="0" w:line="360" w:lineRule="auto"/>
        <w:jc w:val="both"/>
        <w:rPr>
          <w:rFonts w:ascii="Times New Roman" w:hAnsi="Times New Roman" w:cs="Times New Roman"/>
        </w:rPr>
      </w:pPr>
      <w:r>
        <w:rPr>
          <w:rFonts w:ascii="Times New Roman" w:hAnsi="Times New Roman" w:cs="Times New Roman"/>
          <w:b/>
        </w:rPr>
        <w:t>Predictive Mapping Highlights the Extensive Variation in Seasonal Mosquito Dynamics and Malaria Risk Across India</w:t>
      </w:r>
      <w:r w:rsidR="00D368E0">
        <w:rPr>
          <w:rFonts w:ascii="Times New Roman" w:hAnsi="Times New Roman" w:cs="Times New Roman"/>
          <w:b/>
        </w:rPr>
        <w:t xml:space="preserve">. </w:t>
      </w:r>
      <w:r w:rsidR="00D368E0">
        <w:rPr>
          <w:rFonts w:ascii="Times New Roman" w:hAnsi="Times New Roman" w:cs="Times New Roman"/>
        </w:rPr>
        <w:t xml:space="preserve">We next integrated the results of this multinomial modelling with recently generated spatial predictions of mosquito species presence/absence to produce predictive spatial maps of mosquito population dynamics across the Indian subcontinent. Specifically, we used this framework to generate estimates of the probability that a given location contains at least one mosquito species displaying each of the four different temporal </w:t>
      </w:r>
      <w:r w:rsidR="00835D36">
        <w:rPr>
          <w:rFonts w:ascii="Times New Roman" w:hAnsi="Times New Roman" w:cs="Times New Roman"/>
        </w:rPr>
        <w:t>patterns</w:t>
      </w:r>
      <w:r w:rsidR="00D368E0">
        <w:rPr>
          <w:rFonts w:ascii="Times New Roman" w:hAnsi="Times New Roman" w:cs="Times New Roman"/>
        </w:rPr>
        <w:t xml:space="preserve"> identified through the clustering approach </w:t>
      </w:r>
      <w:r w:rsidR="00D368E0">
        <w:rPr>
          <w:rFonts w:ascii="Times New Roman" w:hAnsi="Times New Roman" w:cs="Times New Roman"/>
          <w:b/>
        </w:rPr>
        <w:t>(Fig.</w:t>
      </w:r>
      <w:r w:rsidR="00B15889">
        <w:rPr>
          <w:rFonts w:ascii="Times New Roman" w:hAnsi="Times New Roman" w:cs="Times New Roman"/>
          <w:b/>
        </w:rPr>
        <w:t>5</w:t>
      </w:r>
      <w:r w:rsidR="00D368E0">
        <w:rPr>
          <w:rFonts w:ascii="Times New Roman" w:hAnsi="Times New Roman" w:cs="Times New Roman"/>
          <w:b/>
        </w:rPr>
        <w:t>)</w:t>
      </w:r>
      <w:r w:rsidR="00D368E0">
        <w:rPr>
          <w:rFonts w:ascii="Times New Roman" w:hAnsi="Times New Roman" w:cs="Times New Roman"/>
        </w:rPr>
        <w:t xml:space="preserve">. </w:t>
      </w:r>
      <w:r w:rsidR="0064775F">
        <w:rPr>
          <w:rFonts w:ascii="Times New Roman" w:hAnsi="Times New Roman" w:cs="Times New Roman"/>
        </w:rPr>
        <w:t xml:space="preserve">Our results predict that monsoon concordant dynamics (corresponding to Cluster 1) are </w:t>
      </w:r>
      <w:r w:rsidR="00042C70">
        <w:rPr>
          <w:rFonts w:ascii="Times New Roman" w:hAnsi="Times New Roman" w:cs="Times New Roman"/>
        </w:rPr>
        <w:t xml:space="preserve">most likely </w:t>
      </w:r>
      <w:r w:rsidR="0064775F">
        <w:rPr>
          <w:rFonts w:ascii="Times New Roman" w:hAnsi="Times New Roman" w:cs="Times New Roman"/>
        </w:rPr>
        <w:t xml:space="preserve">in the North and Northeast </w:t>
      </w:r>
      <w:r w:rsidR="0064775F">
        <w:rPr>
          <w:rFonts w:ascii="Times New Roman" w:hAnsi="Times New Roman" w:cs="Times New Roman"/>
          <w:b/>
        </w:rPr>
        <w:t>(Fig.</w:t>
      </w:r>
      <w:r w:rsidR="00B15889">
        <w:rPr>
          <w:rFonts w:ascii="Times New Roman" w:hAnsi="Times New Roman" w:cs="Times New Roman"/>
          <w:b/>
        </w:rPr>
        <w:t>5</w:t>
      </w:r>
      <w:r w:rsidR="0064775F">
        <w:rPr>
          <w:rFonts w:ascii="Times New Roman" w:hAnsi="Times New Roman" w:cs="Times New Roman"/>
          <w:b/>
        </w:rPr>
        <w:t>A)</w:t>
      </w:r>
      <w:r w:rsidR="0064775F">
        <w:rPr>
          <w:rFonts w:ascii="Times New Roman" w:hAnsi="Times New Roman" w:cs="Times New Roman"/>
        </w:rPr>
        <w:t xml:space="preserve">. This </w:t>
      </w:r>
      <w:proofErr w:type="gramStart"/>
      <w:r w:rsidR="0064775F">
        <w:rPr>
          <w:rFonts w:ascii="Times New Roman" w:hAnsi="Times New Roman" w:cs="Times New Roman"/>
        </w:rPr>
        <w:t>is in contrast to</w:t>
      </w:r>
      <w:proofErr w:type="gramEnd"/>
      <w:r w:rsidR="0064775F">
        <w:rPr>
          <w:rFonts w:ascii="Times New Roman" w:hAnsi="Times New Roman" w:cs="Times New Roman"/>
        </w:rPr>
        <w:t xml:space="preserve"> the predicted spatial distribution of bimodal dynamics (Cluster 2), which </w:t>
      </w:r>
      <w:r w:rsidR="00042C70">
        <w:rPr>
          <w:rFonts w:ascii="Times New Roman" w:hAnsi="Times New Roman" w:cs="Times New Roman"/>
        </w:rPr>
        <w:t>are</w:t>
      </w:r>
      <w:r w:rsidR="008E2C8F">
        <w:rPr>
          <w:rFonts w:ascii="Times New Roman" w:hAnsi="Times New Roman" w:cs="Times New Roman"/>
        </w:rPr>
        <w:t xml:space="preserve"> predicted to be </w:t>
      </w:r>
      <w:r w:rsidR="00042C70">
        <w:rPr>
          <w:rFonts w:ascii="Times New Roman" w:hAnsi="Times New Roman" w:cs="Times New Roman"/>
        </w:rPr>
        <w:t xml:space="preserve">most likely </w:t>
      </w:r>
      <w:ins w:id="18" w:author="Ghani, Azra C H" w:date="2020-01-06T12:36:00Z">
        <w:r w:rsidR="002447E5">
          <w:rPr>
            <w:rFonts w:ascii="Times New Roman" w:hAnsi="Times New Roman" w:cs="Times New Roman"/>
          </w:rPr>
          <w:t xml:space="preserve">in </w:t>
        </w:r>
      </w:ins>
      <w:r w:rsidR="008E2C8F">
        <w:rPr>
          <w:rFonts w:ascii="Times New Roman" w:hAnsi="Times New Roman" w:cs="Times New Roman"/>
        </w:rPr>
        <w:t xml:space="preserve">all of </w:t>
      </w:r>
      <w:r w:rsidR="00042C70">
        <w:rPr>
          <w:rFonts w:ascii="Times New Roman" w:hAnsi="Times New Roman" w:cs="Times New Roman"/>
        </w:rPr>
        <w:t xml:space="preserve">central </w:t>
      </w:r>
      <w:r w:rsidR="008E2C8F">
        <w:rPr>
          <w:rFonts w:ascii="Times New Roman" w:hAnsi="Times New Roman" w:cs="Times New Roman"/>
        </w:rPr>
        <w:t xml:space="preserve">India </w:t>
      </w:r>
      <w:r w:rsidR="00042C70">
        <w:rPr>
          <w:rFonts w:ascii="Times New Roman" w:hAnsi="Times New Roman" w:cs="Times New Roman"/>
        </w:rPr>
        <w:t xml:space="preserve">and less likely in </w:t>
      </w:r>
      <w:r w:rsidR="008E2C8F">
        <w:rPr>
          <w:rFonts w:ascii="Times New Roman" w:hAnsi="Times New Roman" w:cs="Times New Roman"/>
        </w:rPr>
        <w:t>the Northeast. D</w:t>
      </w:r>
      <w:r w:rsidR="0064775F">
        <w:rPr>
          <w:rFonts w:ascii="Times New Roman" w:hAnsi="Times New Roman" w:cs="Times New Roman"/>
        </w:rPr>
        <w:t xml:space="preserve">ynamics involving peaks during the dry season tracks the predicted spatial distribution of </w:t>
      </w:r>
      <w:r w:rsidR="0064775F">
        <w:rPr>
          <w:rFonts w:ascii="Times New Roman" w:hAnsi="Times New Roman" w:cs="Times New Roman"/>
          <w:i/>
        </w:rPr>
        <w:t xml:space="preserve">Anopheles </w:t>
      </w:r>
      <w:proofErr w:type="spellStart"/>
      <w:r w:rsidR="0064775F">
        <w:rPr>
          <w:rFonts w:ascii="Times New Roman" w:hAnsi="Times New Roman" w:cs="Times New Roman"/>
          <w:i/>
        </w:rPr>
        <w:t>fluviatilis</w:t>
      </w:r>
      <w:proofErr w:type="spellEnd"/>
      <w:r w:rsidR="0064775F">
        <w:rPr>
          <w:rFonts w:ascii="Times New Roman" w:hAnsi="Times New Roman" w:cs="Times New Roman"/>
        </w:rPr>
        <w:t xml:space="preserve"> closely and is predicted to be most probable across central India </w:t>
      </w:r>
      <w:r w:rsidR="0064775F">
        <w:rPr>
          <w:rFonts w:ascii="Times New Roman" w:hAnsi="Times New Roman" w:cs="Times New Roman"/>
          <w:b/>
        </w:rPr>
        <w:t>(Fig</w:t>
      </w:r>
      <w:r w:rsidR="0064775F">
        <w:rPr>
          <w:rFonts w:ascii="Times New Roman" w:hAnsi="Times New Roman" w:cs="Times New Roman"/>
        </w:rPr>
        <w:t>.</w:t>
      </w:r>
      <w:r w:rsidR="00B15889">
        <w:rPr>
          <w:rFonts w:ascii="Times New Roman" w:hAnsi="Times New Roman" w:cs="Times New Roman"/>
          <w:b/>
        </w:rPr>
        <w:t>5C</w:t>
      </w:r>
      <w:r w:rsidR="0064775F">
        <w:rPr>
          <w:rFonts w:ascii="Times New Roman" w:hAnsi="Times New Roman" w:cs="Times New Roman"/>
          <w:b/>
        </w:rPr>
        <w:t>)</w:t>
      </w:r>
      <w:r w:rsidR="00042C70">
        <w:rPr>
          <w:rFonts w:ascii="Times New Roman" w:hAnsi="Times New Roman" w:cs="Times New Roman"/>
        </w:rPr>
        <w:t xml:space="preserve"> – a </w:t>
      </w:r>
      <w:r w:rsidR="008E2C8F">
        <w:rPr>
          <w:rFonts w:ascii="Times New Roman" w:hAnsi="Times New Roman" w:cs="Times New Roman"/>
        </w:rPr>
        <w:t xml:space="preserve">similar </w:t>
      </w:r>
      <w:r w:rsidR="00042C70">
        <w:rPr>
          <w:rFonts w:ascii="Times New Roman" w:hAnsi="Times New Roman" w:cs="Times New Roman"/>
        </w:rPr>
        <w:t xml:space="preserve">pattern was observed for </w:t>
      </w:r>
      <w:r w:rsidR="008E2C8F">
        <w:rPr>
          <w:rFonts w:ascii="Times New Roman" w:hAnsi="Times New Roman" w:cs="Times New Roman"/>
        </w:rPr>
        <w:t xml:space="preserve">spatial predictions of perennial dynamics (Cluster 4, </w:t>
      </w:r>
      <w:r w:rsidR="008E2C8F">
        <w:rPr>
          <w:rFonts w:ascii="Times New Roman" w:hAnsi="Times New Roman" w:cs="Times New Roman"/>
          <w:b/>
        </w:rPr>
        <w:t>Fig.</w:t>
      </w:r>
      <w:r w:rsidR="00B15889">
        <w:rPr>
          <w:rFonts w:ascii="Times New Roman" w:hAnsi="Times New Roman" w:cs="Times New Roman"/>
          <w:b/>
        </w:rPr>
        <w:t>5</w:t>
      </w:r>
      <w:r w:rsidR="008E2C8F">
        <w:rPr>
          <w:rFonts w:ascii="Times New Roman" w:hAnsi="Times New Roman" w:cs="Times New Roman"/>
          <w:b/>
        </w:rPr>
        <w:t>D)</w:t>
      </w:r>
      <w:r w:rsidR="008E2C8F">
        <w:rPr>
          <w:rFonts w:ascii="Times New Roman" w:hAnsi="Times New Roman" w:cs="Times New Roman"/>
        </w:rPr>
        <w:t xml:space="preserve">. </w:t>
      </w:r>
      <w:r w:rsidR="000D1297">
        <w:rPr>
          <w:rFonts w:ascii="Times New Roman" w:hAnsi="Times New Roman" w:cs="Times New Roman"/>
        </w:rPr>
        <w:t xml:space="preserve">Together these results suggest that spatial variability in both species occurrence and environmental factors together generate complex patterns of mosquito temporal dynamics across the Indian subcontinent. </w:t>
      </w:r>
    </w:p>
    <w:p w14:paraId="16A03341" w14:textId="77777777" w:rsidR="00A72657" w:rsidRDefault="00A72657" w:rsidP="00CA50F2">
      <w:pPr>
        <w:spacing w:line="360" w:lineRule="auto"/>
        <w:rPr>
          <w:rFonts w:ascii="Times New Roman" w:hAnsi="Times New Roman" w:cs="Times New Roman"/>
          <w:b/>
          <w:sz w:val="24"/>
        </w:rPr>
      </w:pPr>
      <w:r>
        <w:rPr>
          <w:rFonts w:ascii="Times New Roman" w:hAnsi="Times New Roman" w:cs="Times New Roman"/>
          <w:b/>
          <w:sz w:val="24"/>
        </w:rPr>
        <w:br w:type="page"/>
      </w:r>
    </w:p>
    <w:p w14:paraId="1ADAF312" w14:textId="77777777" w:rsidR="00332DFE" w:rsidRDefault="00332DFE" w:rsidP="00CA50F2">
      <w:pPr>
        <w:spacing w:line="360" w:lineRule="auto"/>
        <w:rPr>
          <w:rFonts w:ascii="Times New Roman" w:hAnsi="Times New Roman" w:cs="Times New Roman"/>
          <w:b/>
          <w:sz w:val="24"/>
        </w:rPr>
      </w:pPr>
    </w:p>
    <w:p w14:paraId="5CABC4B1" w14:textId="77777777" w:rsidR="00893777" w:rsidRDefault="00893777" w:rsidP="00CA50F2">
      <w:pPr>
        <w:spacing w:line="360" w:lineRule="auto"/>
        <w:rPr>
          <w:rFonts w:ascii="Times New Roman" w:hAnsi="Times New Roman" w:cs="Times New Roman"/>
          <w:b/>
          <w:sz w:val="24"/>
        </w:rPr>
      </w:pPr>
    </w:p>
    <w:p w14:paraId="44A59B42" w14:textId="77777777" w:rsidR="00893777" w:rsidRDefault="00893777" w:rsidP="00CA50F2">
      <w:pPr>
        <w:spacing w:line="360" w:lineRule="auto"/>
        <w:rPr>
          <w:rFonts w:ascii="Times New Roman" w:hAnsi="Times New Roman" w:cs="Times New Roman"/>
          <w:b/>
          <w:sz w:val="24"/>
        </w:rPr>
      </w:pPr>
    </w:p>
    <w:p w14:paraId="20420E77" w14:textId="77777777" w:rsidR="00893777" w:rsidRDefault="00893777" w:rsidP="00CA50F2">
      <w:pPr>
        <w:spacing w:line="360" w:lineRule="auto"/>
        <w:rPr>
          <w:rFonts w:ascii="Times New Roman" w:hAnsi="Times New Roman" w:cs="Times New Roman"/>
          <w:b/>
          <w:sz w:val="24"/>
        </w:rPr>
      </w:pPr>
    </w:p>
    <w:p w14:paraId="2131BCC1" w14:textId="77777777" w:rsidR="00893777" w:rsidRPr="00542568" w:rsidRDefault="00CE2287" w:rsidP="00CA50F2">
      <w:pPr>
        <w:spacing w:line="360" w:lineRule="auto"/>
        <w:rPr>
          <w:rFonts w:ascii="Times New Roman" w:hAnsi="Times New Roman" w:cs="Times New Roman"/>
          <w:b/>
          <w:sz w:val="24"/>
        </w:rPr>
      </w:pPr>
      <w:r>
        <w:rPr>
          <w:noProof/>
        </w:rPr>
        <w:drawing>
          <wp:anchor distT="0" distB="0" distL="114300" distR="114300" simplePos="0" relativeHeight="251657216" behindDoc="1" locked="0" layoutInCell="1" allowOverlap="1" wp14:anchorId="22007068" wp14:editId="2D40566C">
            <wp:simplePos x="0" y="0"/>
            <wp:positionH relativeFrom="margin">
              <wp:align>center</wp:align>
            </wp:positionH>
            <wp:positionV relativeFrom="paragraph">
              <wp:posOffset>291548</wp:posOffset>
            </wp:positionV>
            <wp:extent cx="6138286" cy="3240520"/>
            <wp:effectExtent l="0" t="0" r="0" b="0"/>
            <wp:wrapTight wrapText="bothSides">
              <wp:wrapPolygon edited="0">
                <wp:start x="0" y="0"/>
                <wp:lineTo x="0" y="21460"/>
                <wp:lineTo x="21520" y="21460"/>
                <wp:lineTo x="2152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38286" cy="3240520"/>
                    </a:xfrm>
                    <a:prstGeom prst="rect">
                      <a:avLst/>
                    </a:prstGeom>
                  </pic:spPr>
                </pic:pic>
              </a:graphicData>
            </a:graphic>
          </wp:anchor>
        </w:drawing>
      </w:r>
    </w:p>
    <w:p w14:paraId="0C230392" w14:textId="77777777" w:rsidR="00332DFE" w:rsidRPr="00522AF0" w:rsidRDefault="00332DFE" w:rsidP="00CA50F2">
      <w:pPr>
        <w:spacing w:line="360" w:lineRule="auto"/>
        <w:jc w:val="both"/>
        <w:rPr>
          <w:rFonts w:ascii="Times New Roman" w:hAnsi="Times New Roman" w:cs="Times New Roman"/>
        </w:rPr>
      </w:pPr>
      <w:r w:rsidRPr="00522AF0">
        <w:rPr>
          <w:rFonts w:ascii="Times New Roman" w:hAnsi="Times New Roman" w:cs="Times New Roman"/>
          <w:b/>
        </w:rPr>
        <w:t>Figure 1:</w:t>
      </w:r>
      <w:r w:rsidR="00746B68" w:rsidRPr="00522AF0">
        <w:rPr>
          <w:rFonts w:ascii="Times New Roman" w:hAnsi="Times New Roman" w:cs="Times New Roman"/>
          <w:b/>
        </w:rPr>
        <w:t xml:space="preserve"> </w:t>
      </w:r>
      <w:r w:rsidR="00DA708B" w:rsidRPr="00522AF0">
        <w:rPr>
          <w:rFonts w:ascii="Times New Roman" w:hAnsi="Times New Roman" w:cs="Times New Roman"/>
          <w:b/>
        </w:rPr>
        <w:t xml:space="preserve">Exploring and Mapping </w:t>
      </w:r>
      <w:r w:rsidR="00746B68" w:rsidRPr="00522AF0">
        <w:rPr>
          <w:rFonts w:ascii="Times New Roman" w:hAnsi="Times New Roman" w:cs="Times New Roman"/>
          <w:b/>
        </w:rPr>
        <w:t xml:space="preserve">Species Specific Patterns of Mosquito Population Dynamics. </w:t>
      </w:r>
      <w:r w:rsidR="00746B68" w:rsidRPr="00522AF0">
        <w:rPr>
          <w:rFonts w:ascii="Times New Roman" w:hAnsi="Times New Roman" w:cs="Times New Roman"/>
        </w:rPr>
        <w:t xml:space="preserve">Negative Binomial Gaussian Processes incorporating a periodic kernel were fitted to each of the </w:t>
      </w:r>
      <w:proofErr w:type="gramStart"/>
      <w:r w:rsidR="0019533E" w:rsidRPr="00522AF0">
        <w:rPr>
          <w:rFonts w:ascii="Times New Roman" w:hAnsi="Times New Roman" w:cs="Times New Roman"/>
        </w:rPr>
        <w:t>272</w:t>
      </w:r>
      <w:r w:rsidR="00746B68" w:rsidRPr="00522AF0">
        <w:rPr>
          <w:rFonts w:ascii="Times New Roman" w:hAnsi="Times New Roman" w:cs="Times New Roman"/>
        </w:rPr>
        <w:t xml:space="preserve"> time</w:t>
      </w:r>
      <w:proofErr w:type="gramEnd"/>
      <w:r w:rsidR="00746B68" w:rsidRPr="00522AF0">
        <w:rPr>
          <w:rFonts w:ascii="Times New Roman" w:hAnsi="Times New Roman" w:cs="Times New Roman"/>
        </w:rPr>
        <w:t xml:space="preserve"> series</w:t>
      </w:r>
      <w:r w:rsidR="00D00346" w:rsidRPr="00522AF0">
        <w:rPr>
          <w:rFonts w:ascii="Times New Roman" w:hAnsi="Times New Roman" w:cs="Times New Roman"/>
        </w:rPr>
        <w:t xml:space="preserve"> collected from </w:t>
      </w:r>
      <w:r w:rsidR="0019533E" w:rsidRPr="00522AF0">
        <w:rPr>
          <w:rFonts w:ascii="Times New Roman" w:hAnsi="Times New Roman" w:cs="Times New Roman"/>
        </w:rPr>
        <w:t>118</w:t>
      </w:r>
      <w:r w:rsidR="00D00346" w:rsidRPr="00522AF0">
        <w:rPr>
          <w:rFonts w:ascii="Times New Roman" w:hAnsi="Times New Roman" w:cs="Times New Roman"/>
        </w:rPr>
        <w:t xml:space="preserve"> locations across India</w:t>
      </w:r>
      <w:r w:rsidR="00746B68" w:rsidRPr="00522AF0">
        <w:rPr>
          <w:rFonts w:ascii="Times New Roman" w:hAnsi="Times New Roman" w:cs="Times New Roman"/>
        </w:rPr>
        <w:t xml:space="preserve"> collated as part of the systematic review. These fitted time series (representing monthly catches over the course of a year) were then normalised and the results plotted here, disaggregated by species. </w:t>
      </w:r>
      <w:r w:rsidR="00D00346" w:rsidRPr="00522AF0">
        <w:rPr>
          <w:rFonts w:ascii="Times New Roman" w:hAnsi="Times New Roman" w:cs="Times New Roman"/>
          <w:b/>
        </w:rPr>
        <w:t>(A)</w:t>
      </w:r>
      <w:r w:rsidR="00D00346" w:rsidRPr="00522AF0">
        <w:rPr>
          <w:rFonts w:ascii="Times New Roman" w:hAnsi="Times New Roman" w:cs="Times New Roman"/>
        </w:rPr>
        <w:t xml:space="preserve"> Map of India showing the different locations for which time series data was available. Points represent a single collected time series, coloured according to species. </w:t>
      </w:r>
      <w:r w:rsidR="00D00346" w:rsidRPr="00522AF0">
        <w:rPr>
          <w:rFonts w:ascii="Times New Roman" w:hAnsi="Times New Roman" w:cs="Times New Roman"/>
          <w:b/>
        </w:rPr>
        <w:t>(B)</w:t>
      </w:r>
      <w:r w:rsidR="00D00346" w:rsidRPr="00522AF0">
        <w:rPr>
          <w:rFonts w:ascii="Times New Roman" w:hAnsi="Times New Roman" w:cs="Times New Roman"/>
        </w:rPr>
        <w:t xml:space="preserve"> Normalised, Gaussian process fitted time series disaggregated by species. I</w:t>
      </w:r>
      <w:r w:rsidR="00746B68" w:rsidRPr="00522AF0">
        <w:rPr>
          <w:rFonts w:ascii="Times New Roman" w:hAnsi="Times New Roman" w:cs="Times New Roman"/>
        </w:rPr>
        <w:t xml:space="preserve">n all instances, pale lines represent a single time series for that </w:t>
      </w:r>
      <w:proofErr w:type="gramStart"/>
      <w:r w:rsidR="00746B68" w:rsidRPr="00522AF0">
        <w:rPr>
          <w:rFonts w:ascii="Times New Roman" w:hAnsi="Times New Roman" w:cs="Times New Roman"/>
        </w:rPr>
        <w:t>particular species</w:t>
      </w:r>
      <w:proofErr w:type="gramEnd"/>
      <w:r w:rsidR="00746B68" w:rsidRPr="00522AF0">
        <w:rPr>
          <w:rFonts w:ascii="Times New Roman" w:hAnsi="Times New Roman" w:cs="Times New Roman"/>
        </w:rPr>
        <w:t xml:space="preserve">, and the brighter line is the mean of all of the time series belonging to that species, evaluated at that particular timepoint. Although </w:t>
      </w:r>
      <w:proofErr w:type="gramStart"/>
      <w:r w:rsidR="00746B68" w:rsidRPr="00522AF0">
        <w:rPr>
          <w:rFonts w:ascii="Times New Roman" w:hAnsi="Times New Roman" w:cs="Times New Roman"/>
        </w:rPr>
        <w:t>a number of</w:t>
      </w:r>
      <w:proofErr w:type="gramEnd"/>
      <w:r w:rsidR="00746B68" w:rsidRPr="00522AF0">
        <w:rPr>
          <w:rFonts w:ascii="Times New Roman" w:hAnsi="Times New Roman" w:cs="Times New Roman"/>
        </w:rPr>
        <w:t xml:space="preserve"> mosquito species show patterns of population dynamics with peaks around India’s monsoon season (typically June – September), there is substantial variation in the extent and nature of the observed dynamics, with many time series (and species) displaying different patterns. </w:t>
      </w:r>
    </w:p>
    <w:p w14:paraId="364CA825" w14:textId="77777777" w:rsidR="00746B68" w:rsidRDefault="00746B68" w:rsidP="00CA50F2">
      <w:pPr>
        <w:spacing w:line="360" w:lineRule="auto"/>
        <w:jc w:val="both"/>
        <w:rPr>
          <w:rFonts w:ascii="Times New Roman" w:hAnsi="Times New Roman" w:cs="Times New Roman"/>
          <w:sz w:val="24"/>
        </w:rPr>
      </w:pPr>
    </w:p>
    <w:p w14:paraId="35DB5E72" w14:textId="77777777" w:rsidR="00746B68" w:rsidRDefault="00746B68" w:rsidP="00CA50F2">
      <w:pPr>
        <w:spacing w:line="360" w:lineRule="auto"/>
        <w:rPr>
          <w:rFonts w:ascii="Times New Roman" w:hAnsi="Times New Roman" w:cs="Times New Roman"/>
          <w:sz w:val="24"/>
        </w:rPr>
      </w:pPr>
      <w:r>
        <w:rPr>
          <w:rFonts w:ascii="Times New Roman" w:hAnsi="Times New Roman" w:cs="Times New Roman"/>
          <w:sz w:val="24"/>
        </w:rPr>
        <w:br w:type="page"/>
      </w:r>
    </w:p>
    <w:p w14:paraId="3BC30E6F" w14:textId="77777777" w:rsidR="00F95D5C" w:rsidRDefault="00F95D5C" w:rsidP="00CA50F2">
      <w:pPr>
        <w:spacing w:line="360" w:lineRule="auto"/>
        <w:rPr>
          <w:rFonts w:ascii="Times New Roman" w:hAnsi="Times New Roman" w:cs="Times New Roman"/>
          <w:b/>
          <w:sz w:val="24"/>
        </w:rPr>
      </w:pPr>
    </w:p>
    <w:p w14:paraId="450D9C0E" w14:textId="77777777" w:rsidR="00C52400" w:rsidRDefault="00C52400" w:rsidP="00CA50F2">
      <w:pPr>
        <w:spacing w:line="360" w:lineRule="auto"/>
        <w:rPr>
          <w:rFonts w:ascii="Times New Roman" w:hAnsi="Times New Roman" w:cs="Times New Roman"/>
          <w:b/>
          <w:sz w:val="24"/>
        </w:rPr>
      </w:pPr>
    </w:p>
    <w:p w14:paraId="362895DC" w14:textId="77777777" w:rsidR="00C52400" w:rsidRDefault="00C52400" w:rsidP="00CA50F2">
      <w:pPr>
        <w:spacing w:line="360" w:lineRule="auto"/>
        <w:rPr>
          <w:rFonts w:ascii="Times New Roman" w:hAnsi="Times New Roman" w:cs="Times New Roman"/>
          <w:b/>
          <w:sz w:val="24"/>
        </w:rPr>
      </w:pPr>
    </w:p>
    <w:p w14:paraId="4E09EB6B" w14:textId="77777777" w:rsidR="00F95D5C" w:rsidRDefault="00F95D5C" w:rsidP="00CA50F2">
      <w:pPr>
        <w:spacing w:line="360" w:lineRule="auto"/>
        <w:rPr>
          <w:rFonts w:ascii="Times New Roman" w:hAnsi="Times New Roman" w:cs="Times New Roman"/>
          <w:b/>
          <w:sz w:val="24"/>
        </w:rPr>
      </w:pPr>
    </w:p>
    <w:p w14:paraId="6D99412F" w14:textId="77777777" w:rsidR="00F95D5C" w:rsidRDefault="00F95D5C" w:rsidP="00CA50F2">
      <w:pPr>
        <w:spacing w:line="360" w:lineRule="auto"/>
        <w:rPr>
          <w:rFonts w:ascii="Times New Roman" w:hAnsi="Times New Roman" w:cs="Times New Roman"/>
          <w:b/>
          <w:sz w:val="24"/>
        </w:rPr>
      </w:pPr>
    </w:p>
    <w:p w14:paraId="2B6695B2" w14:textId="77777777" w:rsidR="00F95D5C" w:rsidRDefault="00F95D5C" w:rsidP="00CA50F2">
      <w:pPr>
        <w:spacing w:line="360" w:lineRule="auto"/>
        <w:rPr>
          <w:rFonts w:ascii="Times New Roman" w:hAnsi="Times New Roman" w:cs="Times New Roman"/>
          <w:b/>
          <w:sz w:val="24"/>
        </w:rPr>
      </w:pPr>
    </w:p>
    <w:p w14:paraId="19899D9D" w14:textId="77777777" w:rsidR="00332DFE" w:rsidRDefault="00332DFE" w:rsidP="00CA50F2">
      <w:pPr>
        <w:spacing w:line="360" w:lineRule="auto"/>
        <w:rPr>
          <w:rFonts w:ascii="Times New Roman" w:hAnsi="Times New Roman" w:cs="Times New Roman"/>
          <w:b/>
          <w:sz w:val="24"/>
        </w:rPr>
      </w:pPr>
    </w:p>
    <w:p w14:paraId="4F70629B" w14:textId="77777777" w:rsidR="00965E43" w:rsidRDefault="00EE5750" w:rsidP="00CA50F2">
      <w:pPr>
        <w:spacing w:line="360" w:lineRule="auto"/>
        <w:rPr>
          <w:rFonts w:ascii="Times New Roman" w:hAnsi="Times New Roman" w:cs="Times New Roman"/>
          <w:b/>
          <w:sz w:val="24"/>
        </w:rPr>
      </w:pPr>
      <w:r>
        <w:rPr>
          <w:noProof/>
        </w:rPr>
        <w:drawing>
          <wp:inline distT="0" distB="0" distL="0" distR="0" wp14:anchorId="3D439EC0" wp14:editId="184025E2">
            <wp:extent cx="5731510" cy="25895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89530"/>
                    </a:xfrm>
                    <a:prstGeom prst="rect">
                      <a:avLst/>
                    </a:prstGeom>
                  </pic:spPr>
                </pic:pic>
              </a:graphicData>
            </a:graphic>
          </wp:inline>
        </w:drawing>
      </w:r>
    </w:p>
    <w:p w14:paraId="2583B498" w14:textId="77777777" w:rsidR="00965E43" w:rsidRPr="00522AF0" w:rsidRDefault="00965E43" w:rsidP="00CA50F2">
      <w:pPr>
        <w:spacing w:line="360" w:lineRule="auto"/>
        <w:jc w:val="both"/>
        <w:rPr>
          <w:rFonts w:ascii="Times New Roman" w:hAnsi="Times New Roman" w:cs="Times New Roman"/>
          <w:b/>
        </w:rPr>
      </w:pPr>
      <w:r w:rsidRPr="00522AF0">
        <w:rPr>
          <w:rFonts w:ascii="Times New Roman" w:hAnsi="Times New Roman" w:cs="Times New Roman"/>
          <w:b/>
        </w:rPr>
        <w:t xml:space="preserve">Figure 2: Characterisation and Clustering of Time Series with Similar Temporal Properties. </w:t>
      </w:r>
      <w:r w:rsidRPr="00522AF0">
        <w:rPr>
          <w:rFonts w:ascii="Times New Roman" w:hAnsi="Times New Roman" w:cs="Times New Roman"/>
        </w:rPr>
        <w:t>A series of mathematical operations were applied to the fitted time series in order to characterise their temporal properties</w:t>
      </w:r>
      <w:r w:rsidR="000E4958" w:rsidRPr="00522AF0">
        <w:rPr>
          <w:rFonts w:ascii="Times New Roman" w:hAnsi="Times New Roman" w:cs="Times New Roman"/>
        </w:rPr>
        <w:t xml:space="preserve">. A Principal Components Analysis was then carried out and the results clustered </w:t>
      </w:r>
      <w:r w:rsidRPr="00522AF0">
        <w:rPr>
          <w:rFonts w:ascii="Times New Roman" w:hAnsi="Times New Roman" w:cs="Times New Roman"/>
        </w:rPr>
        <w:t xml:space="preserve">using the k-means algorithm. </w:t>
      </w:r>
      <w:r w:rsidRPr="00522AF0">
        <w:rPr>
          <w:rFonts w:ascii="Times New Roman" w:hAnsi="Times New Roman" w:cs="Times New Roman"/>
          <w:b/>
        </w:rPr>
        <w:t>(A)</w:t>
      </w:r>
      <w:r w:rsidRPr="00522AF0">
        <w:rPr>
          <w:rFonts w:ascii="Times New Roman" w:hAnsi="Times New Roman" w:cs="Times New Roman"/>
        </w:rPr>
        <w:t xml:space="preserve"> Results of the k-means clustering algorithm for 4 clusters</w:t>
      </w:r>
      <w:r w:rsidR="000E4958" w:rsidRPr="00522AF0">
        <w:rPr>
          <w:rFonts w:ascii="Times New Roman" w:hAnsi="Times New Roman" w:cs="Times New Roman"/>
        </w:rPr>
        <w:t xml:space="preserve"> applied to a Principal Components Analysis</w:t>
      </w:r>
      <w:r w:rsidRPr="00522AF0">
        <w:rPr>
          <w:rFonts w:ascii="Times New Roman" w:hAnsi="Times New Roman" w:cs="Times New Roman"/>
        </w:rPr>
        <w:t>. Colour of the points refers to cluster membership, coloured ellipsoids demarcate the 75</w:t>
      </w:r>
      <w:r w:rsidRPr="00522AF0">
        <w:rPr>
          <w:rFonts w:ascii="Times New Roman" w:hAnsi="Times New Roman" w:cs="Times New Roman"/>
          <w:vertAlign w:val="superscript"/>
        </w:rPr>
        <w:t>th</w:t>
      </w:r>
      <w:r w:rsidRPr="00522AF0">
        <w:rPr>
          <w:rFonts w:ascii="Times New Roman" w:hAnsi="Times New Roman" w:cs="Times New Roman"/>
        </w:rPr>
        <w:t xml:space="preserve"> quantile of the density associated with each cluster. </w:t>
      </w:r>
      <w:r w:rsidRPr="00522AF0">
        <w:rPr>
          <w:rFonts w:ascii="Times New Roman" w:hAnsi="Times New Roman" w:cs="Times New Roman"/>
          <w:b/>
        </w:rPr>
        <w:t>(B)</w:t>
      </w:r>
      <w:r w:rsidRPr="00522AF0">
        <w:rPr>
          <w:rFonts w:ascii="Times New Roman" w:hAnsi="Times New Roman" w:cs="Times New Roman"/>
        </w:rPr>
        <w:t xml:space="preserve"> Plots displaying the time series belonging to each cluster. Pale lines represent individual time series, </w:t>
      </w:r>
      <w:r w:rsidR="000E4958" w:rsidRPr="00522AF0">
        <w:rPr>
          <w:rFonts w:ascii="Times New Roman" w:hAnsi="Times New Roman" w:cs="Times New Roman"/>
        </w:rPr>
        <w:t>brighter</w:t>
      </w:r>
      <w:r w:rsidRPr="00522AF0">
        <w:rPr>
          <w:rFonts w:ascii="Times New Roman" w:hAnsi="Times New Roman" w:cs="Times New Roman"/>
        </w:rPr>
        <w:t xml:space="preserve"> line represents the mean of all the time series belonging to that cluster, evaluated at each timepoint. Characterisation and clustering in this way revealed distinct groups of time series that share similar temporal properties.</w:t>
      </w:r>
    </w:p>
    <w:p w14:paraId="48B3EE5B" w14:textId="0F472DCD" w:rsidR="00250CDE" w:rsidRDefault="00332DFE" w:rsidP="00CA50F2">
      <w:pPr>
        <w:spacing w:line="360" w:lineRule="auto"/>
        <w:rPr>
          <w:rFonts w:ascii="Times New Roman" w:hAnsi="Times New Roman" w:cs="Times New Roman"/>
          <w:b/>
          <w:sz w:val="24"/>
        </w:rPr>
      </w:pPr>
      <w:r>
        <w:rPr>
          <w:rFonts w:ascii="Times New Roman" w:hAnsi="Times New Roman" w:cs="Times New Roman"/>
          <w:b/>
          <w:sz w:val="24"/>
        </w:rPr>
        <w:br w:type="page"/>
      </w:r>
    </w:p>
    <w:p w14:paraId="38B4C327" w14:textId="6A3CBB73" w:rsidR="00707C8D" w:rsidRDefault="00707C8D" w:rsidP="00CA50F2">
      <w:pPr>
        <w:spacing w:line="360" w:lineRule="auto"/>
        <w:rPr>
          <w:rFonts w:ascii="Times New Roman" w:hAnsi="Times New Roman" w:cs="Times New Roman"/>
          <w:b/>
          <w:sz w:val="24"/>
        </w:rPr>
      </w:pPr>
    </w:p>
    <w:p w14:paraId="36F0268F" w14:textId="78BCAE89" w:rsidR="00707C8D" w:rsidRDefault="00707C8D" w:rsidP="00CA50F2">
      <w:pPr>
        <w:spacing w:line="360" w:lineRule="auto"/>
        <w:rPr>
          <w:rFonts w:ascii="Times New Roman" w:hAnsi="Times New Roman" w:cs="Times New Roman"/>
          <w:b/>
          <w:sz w:val="24"/>
        </w:rPr>
      </w:pPr>
    </w:p>
    <w:p w14:paraId="7980BFD8" w14:textId="3430FA10" w:rsidR="00707C8D" w:rsidRDefault="00707C8D" w:rsidP="00CA50F2">
      <w:pPr>
        <w:spacing w:line="360" w:lineRule="auto"/>
        <w:rPr>
          <w:rFonts w:ascii="Times New Roman" w:hAnsi="Times New Roman" w:cs="Times New Roman"/>
          <w:b/>
          <w:sz w:val="24"/>
        </w:rPr>
      </w:pPr>
    </w:p>
    <w:p w14:paraId="55F6091C" w14:textId="11703719" w:rsidR="00707C8D" w:rsidRDefault="00707C8D" w:rsidP="00CA50F2">
      <w:pPr>
        <w:spacing w:line="360" w:lineRule="auto"/>
        <w:rPr>
          <w:rFonts w:ascii="Times New Roman" w:hAnsi="Times New Roman" w:cs="Times New Roman"/>
          <w:b/>
          <w:sz w:val="24"/>
        </w:rPr>
      </w:pPr>
    </w:p>
    <w:p w14:paraId="467A0819" w14:textId="18FE6B2A" w:rsidR="00707C8D" w:rsidRDefault="00FA56A4" w:rsidP="00CA50F2">
      <w:pPr>
        <w:spacing w:line="360" w:lineRule="auto"/>
        <w:rPr>
          <w:rFonts w:ascii="Times New Roman" w:hAnsi="Times New Roman" w:cs="Times New Roman"/>
          <w:b/>
          <w:sz w:val="24"/>
        </w:rPr>
      </w:pPr>
      <w:r>
        <w:rPr>
          <w:noProof/>
        </w:rPr>
        <w:drawing>
          <wp:anchor distT="0" distB="0" distL="114300" distR="114300" simplePos="0" relativeHeight="251658240" behindDoc="1" locked="0" layoutInCell="1" allowOverlap="1" wp14:anchorId="331F7954" wp14:editId="6FFA0EDD">
            <wp:simplePos x="0" y="0"/>
            <wp:positionH relativeFrom="column">
              <wp:posOffset>-381000</wp:posOffset>
            </wp:positionH>
            <wp:positionV relativeFrom="paragraph">
              <wp:posOffset>235162</wp:posOffset>
            </wp:positionV>
            <wp:extent cx="6422234" cy="2715895"/>
            <wp:effectExtent l="0" t="0" r="0" b="8255"/>
            <wp:wrapTight wrapText="bothSides">
              <wp:wrapPolygon edited="0">
                <wp:start x="0" y="0"/>
                <wp:lineTo x="0" y="21514"/>
                <wp:lineTo x="21530" y="21514"/>
                <wp:lineTo x="2153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22234" cy="2715895"/>
                    </a:xfrm>
                    <a:prstGeom prst="rect">
                      <a:avLst/>
                    </a:prstGeom>
                  </pic:spPr>
                </pic:pic>
              </a:graphicData>
            </a:graphic>
          </wp:anchor>
        </w:drawing>
      </w:r>
    </w:p>
    <w:p w14:paraId="091D978E" w14:textId="127A1B29" w:rsidR="00464B16" w:rsidRPr="009F540F" w:rsidRDefault="00707C8D" w:rsidP="00C80CBC">
      <w:pPr>
        <w:spacing w:line="360" w:lineRule="auto"/>
        <w:jc w:val="both"/>
        <w:rPr>
          <w:rFonts w:ascii="Times New Roman" w:hAnsi="Times New Roman" w:cs="Times New Roman"/>
        </w:rPr>
      </w:pPr>
      <w:r w:rsidRPr="009F540F">
        <w:rPr>
          <w:rFonts w:ascii="Times New Roman" w:hAnsi="Times New Roman" w:cs="Times New Roman"/>
          <w:b/>
        </w:rPr>
        <w:t xml:space="preserve">Figure 3: </w:t>
      </w:r>
      <w:r w:rsidR="005C4721">
        <w:rPr>
          <w:rFonts w:ascii="Times New Roman" w:hAnsi="Times New Roman" w:cs="Times New Roman"/>
          <w:b/>
        </w:rPr>
        <w:t>T</w:t>
      </w:r>
      <w:r w:rsidR="00464B16" w:rsidRPr="009F540F">
        <w:rPr>
          <w:rFonts w:ascii="Times New Roman" w:hAnsi="Times New Roman" w:cs="Times New Roman"/>
          <w:b/>
        </w:rPr>
        <w:t xml:space="preserve">he </w:t>
      </w:r>
      <w:r w:rsidR="00B15889" w:rsidRPr="009F540F">
        <w:rPr>
          <w:rFonts w:ascii="Times New Roman" w:hAnsi="Times New Roman" w:cs="Times New Roman"/>
          <w:b/>
        </w:rPr>
        <w:t>Proportion of Time Series Belong</w:t>
      </w:r>
      <w:r w:rsidR="00C80CBC" w:rsidRPr="009F540F">
        <w:rPr>
          <w:rFonts w:ascii="Times New Roman" w:hAnsi="Times New Roman" w:cs="Times New Roman"/>
          <w:b/>
        </w:rPr>
        <w:t xml:space="preserve">ing to Each Species and Temporal Pattern Cluster. </w:t>
      </w:r>
      <w:r w:rsidR="00C80CBC" w:rsidRPr="009F540F">
        <w:rPr>
          <w:rFonts w:ascii="Times New Roman" w:hAnsi="Times New Roman" w:cs="Times New Roman"/>
        </w:rPr>
        <w:t>Having clustered the time series into distinct temporal pattern clusters, we next assessed the proportion of time series for each species belonging to each temporal pattern cluster.</w:t>
      </w:r>
      <w:r w:rsidR="00C80CBC" w:rsidRPr="009F540F">
        <w:rPr>
          <w:rFonts w:ascii="Times New Roman" w:hAnsi="Times New Roman" w:cs="Times New Roman"/>
          <w:b/>
        </w:rPr>
        <w:t xml:space="preserve"> (A)</w:t>
      </w:r>
      <w:r w:rsidR="00C80CBC" w:rsidRPr="009F540F">
        <w:rPr>
          <w:rFonts w:ascii="Times New Roman" w:hAnsi="Times New Roman" w:cs="Times New Roman"/>
        </w:rPr>
        <w:t xml:space="preserve"> For each species, the proportion of time series belonging to temporal pattern cluster 1 (unimodal, monsoon season peaking dynamics) – different coloured bars indicate different species (see legend) and y axis corresponds to the proportion of time series (for a given species) belonging to that cluster. </w:t>
      </w:r>
      <w:r w:rsidR="00464B16" w:rsidRPr="009F540F">
        <w:rPr>
          <w:rFonts w:ascii="Times New Roman" w:hAnsi="Times New Roman" w:cs="Times New Roman"/>
          <w:b/>
        </w:rPr>
        <w:t xml:space="preserve">(B) </w:t>
      </w:r>
      <w:r w:rsidR="00464B16" w:rsidRPr="009F540F">
        <w:rPr>
          <w:rFonts w:ascii="Times New Roman" w:hAnsi="Times New Roman" w:cs="Times New Roman"/>
        </w:rPr>
        <w:t>As for A, but for temporal pattern cluster 2</w:t>
      </w:r>
      <w:r w:rsidR="00C80CBC" w:rsidRPr="009F540F">
        <w:rPr>
          <w:rFonts w:ascii="Times New Roman" w:hAnsi="Times New Roman" w:cs="Times New Roman"/>
        </w:rPr>
        <w:t xml:space="preserve"> (bimodal dynamics)</w:t>
      </w:r>
      <w:r w:rsidR="00464B16" w:rsidRPr="009F540F">
        <w:rPr>
          <w:rFonts w:ascii="Times New Roman" w:hAnsi="Times New Roman" w:cs="Times New Roman"/>
        </w:rPr>
        <w:t xml:space="preserve">. </w:t>
      </w:r>
      <w:r w:rsidR="00464B16" w:rsidRPr="009F540F">
        <w:rPr>
          <w:rFonts w:ascii="Times New Roman" w:hAnsi="Times New Roman" w:cs="Times New Roman"/>
          <w:b/>
        </w:rPr>
        <w:t>(C)</w:t>
      </w:r>
      <w:r w:rsidR="00464B16" w:rsidRPr="009F540F">
        <w:rPr>
          <w:rFonts w:ascii="Times New Roman" w:hAnsi="Times New Roman" w:cs="Times New Roman"/>
        </w:rPr>
        <w:t xml:space="preserve"> As for A, but for temporal pattern cluster 3</w:t>
      </w:r>
      <w:r w:rsidR="00C80CBC" w:rsidRPr="009F540F">
        <w:rPr>
          <w:rFonts w:ascii="Times New Roman" w:hAnsi="Times New Roman" w:cs="Times New Roman"/>
        </w:rPr>
        <w:t xml:space="preserve"> (unimodal, dry season peaking dynamics)</w:t>
      </w:r>
      <w:r w:rsidR="00464B16" w:rsidRPr="009F540F">
        <w:rPr>
          <w:rFonts w:ascii="Times New Roman" w:hAnsi="Times New Roman" w:cs="Times New Roman"/>
        </w:rPr>
        <w:t xml:space="preserve">. </w:t>
      </w:r>
      <w:r w:rsidR="00464B16" w:rsidRPr="009F540F">
        <w:rPr>
          <w:rFonts w:ascii="Times New Roman" w:hAnsi="Times New Roman" w:cs="Times New Roman"/>
          <w:b/>
        </w:rPr>
        <w:t>(D)</w:t>
      </w:r>
      <w:r w:rsidR="00464B16" w:rsidRPr="009F540F">
        <w:rPr>
          <w:rFonts w:ascii="Times New Roman" w:hAnsi="Times New Roman" w:cs="Times New Roman"/>
        </w:rPr>
        <w:t xml:space="preserve"> As for A, but for temporal pattern cluster 4</w:t>
      </w:r>
      <w:r w:rsidR="00C80CBC" w:rsidRPr="009F540F">
        <w:rPr>
          <w:rFonts w:ascii="Times New Roman" w:hAnsi="Times New Roman" w:cs="Times New Roman"/>
        </w:rPr>
        <w:t xml:space="preserve"> (perennial-like dynamics)</w:t>
      </w:r>
      <w:r w:rsidR="00464B16" w:rsidRPr="009F540F">
        <w:rPr>
          <w:rFonts w:ascii="Times New Roman" w:hAnsi="Times New Roman" w:cs="Times New Roman"/>
        </w:rPr>
        <w:t xml:space="preserve">. </w:t>
      </w:r>
    </w:p>
    <w:p w14:paraId="67F2AD3A" w14:textId="22782758" w:rsidR="00707C8D" w:rsidRDefault="00707C8D">
      <w:pPr>
        <w:rPr>
          <w:rFonts w:ascii="Times New Roman" w:hAnsi="Times New Roman" w:cs="Times New Roman"/>
          <w:b/>
          <w:sz w:val="24"/>
        </w:rPr>
      </w:pPr>
      <w:r>
        <w:rPr>
          <w:rFonts w:ascii="Times New Roman" w:hAnsi="Times New Roman" w:cs="Times New Roman"/>
          <w:b/>
          <w:sz w:val="24"/>
        </w:rPr>
        <w:br w:type="page"/>
      </w:r>
    </w:p>
    <w:p w14:paraId="768A28AB" w14:textId="44743ACC" w:rsidR="0031654A" w:rsidRDefault="0031654A">
      <w:pPr>
        <w:rPr>
          <w:rFonts w:ascii="Times New Roman" w:hAnsi="Times New Roman" w:cs="Times New Roman"/>
          <w:b/>
          <w:sz w:val="24"/>
        </w:rPr>
      </w:pPr>
    </w:p>
    <w:p w14:paraId="3A006AEB" w14:textId="77777777" w:rsidR="0031654A" w:rsidRDefault="0031654A">
      <w:pPr>
        <w:rPr>
          <w:rFonts w:ascii="Times New Roman" w:hAnsi="Times New Roman" w:cs="Times New Roman"/>
          <w:b/>
          <w:sz w:val="24"/>
        </w:rPr>
      </w:pPr>
    </w:p>
    <w:p w14:paraId="19572264" w14:textId="393BFBC4" w:rsidR="00AF508A" w:rsidRPr="00AF508A" w:rsidRDefault="00FE2DBF" w:rsidP="00135FC3">
      <w:pPr>
        <w:spacing w:line="360" w:lineRule="auto"/>
        <w:jc w:val="both"/>
        <w:rPr>
          <w:rFonts w:ascii="Times New Roman" w:hAnsi="Times New Roman" w:cs="Times New Roman"/>
          <w:sz w:val="24"/>
        </w:rPr>
      </w:pPr>
      <w:r w:rsidRPr="0031654A">
        <w:rPr>
          <w:noProof/>
        </w:rPr>
        <w:drawing>
          <wp:anchor distT="0" distB="0" distL="114300" distR="114300" simplePos="0" relativeHeight="251659264" behindDoc="1" locked="0" layoutInCell="1" allowOverlap="1" wp14:anchorId="77D4E20D" wp14:editId="6719243A">
            <wp:simplePos x="0" y="0"/>
            <wp:positionH relativeFrom="column">
              <wp:posOffset>-705485</wp:posOffset>
            </wp:positionH>
            <wp:positionV relativeFrom="paragraph">
              <wp:posOffset>0</wp:posOffset>
            </wp:positionV>
            <wp:extent cx="7313295" cy="5010150"/>
            <wp:effectExtent l="0" t="0" r="1905" b="0"/>
            <wp:wrapTight wrapText="bothSides">
              <wp:wrapPolygon edited="0">
                <wp:start x="0" y="0"/>
                <wp:lineTo x="0" y="21518"/>
                <wp:lineTo x="21549" y="21518"/>
                <wp:lineTo x="2154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313295" cy="5010150"/>
                    </a:xfrm>
                    <a:prstGeom prst="rect">
                      <a:avLst/>
                    </a:prstGeom>
                  </pic:spPr>
                </pic:pic>
              </a:graphicData>
            </a:graphic>
            <wp14:sizeRelH relativeFrom="margin">
              <wp14:pctWidth>0</wp14:pctWidth>
            </wp14:sizeRelH>
            <wp14:sizeRelV relativeFrom="margin">
              <wp14:pctHeight>0</wp14:pctHeight>
            </wp14:sizeRelV>
          </wp:anchor>
        </w:drawing>
      </w:r>
      <w:r w:rsidRPr="0031654A">
        <w:rPr>
          <w:rFonts w:ascii="Times New Roman" w:hAnsi="Times New Roman" w:cs="Times New Roman"/>
          <w:b/>
        </w:rPr>
        <w:t xml:space="preserve">Figure 4: </w:t>
      </w:r>
      <w:r w:rsidR="0031654A">
        <w:rPr>
          <w:rFonts w:ascii="Times New Roman" w:hAnsi="Times New Roman" w:cs="Times New Roman"/>
          <w:b/>
        </w:rPr>
        <w:t>The Drivers of Distinct Temporal Patterns – Coefficient Values from the Multinomial Logistic Regression</w:t>
      </w:r>
      <w:r w:rsidR="0006267D">
        <w:rPr>
          <w:rFonts w:ascii="Times New Roman" w:hAnsi="Times New Roman" w:cs="Times New Roman"/>
          <w:b/>
        </w:rPr>
        <w:t>.</w:t>
      </w:r>
      <w:r w:rsidR="0031654A">
        <w:rPr>
          <w:rFonts w:ascii="Times New Roman" w:hAnsi="Times New Roman" w:cs="Times New Roman"/>
          <w:b/>
        </w:rPr>
        <w:t xml:space="preserve"> </w:t>
      </w:r>
      <w:r w:rsidR="00AF508A" w:rsidRPr="00522AF0">
        <w:rPr>
          <w:rFonts w:ascii="Times New Roman" w:hAnsi="Times New Roman" w:cs="Times New Roman"/>
        </w:rPr>
        <w:t>Using both species and a suite of environmental variables as predictors, a multinomial logistic regression framework was used to drivers of mosquito population dynamics. This was fitted within a Bayesian framework using the probabilistic programming language STAN.</w:t>
      </w:r>
      <w:r w:rsidR="00AF508A">
        <w:rPr>
          <w:rFonts w:ascii="Times New Roman" w:hAnsi="Times New Roman" w:cs="Times New Roman"/>
        </w:rPr>
        <w:t xml:space="preserve"> The output of this multinomial logistic regression is a single coefficient per predictor and temporal pattern cluster, with this coefficient describing the strength of the association between the predictor (either species or environmental predictor) and membership of a </w:t>
      </w:r>
      <w:proofErr w:type="gramStart"/>
      <w:r w:rsidR="00AF508A">
        <w:rPr>
          <w:rFonts w:ascii="Times New Roman" w:hAnsi="Times New Roman" w:cs="Times New Roman"/>
        </w:rPr>
        <w:t>particular temporal</w:t>
      </w:r>
      <w:proofErr w:type="gramEnd"/>
      <w:r w:rsidR="00AF508A">
        <w:rPr>
          <w:rFonts w:ascii="Times New Roman" w:hAnsi="Times New Roman" w:cs="Times New Roman"/>
        </w:rPr>
        <w:t xml:space="preserve"> pattern cluster. </w:t>
      </w:r>
      <w:r w:rsidR="00AF508A">
        <w:rPr>
          <w:rFonts w:ascii="Times New Roman" w:hAnsi="Times New Roman" w:cs="Times New Roman"/>
          <w:b/>
        </w:rPr>
        <w:t>(A)</w:t>
      </w:r>
      <w:r w:rsidR="00AF508A">
        <w:rPr>
          <w:rFonts w:ascii="Times New Roman" w:hAnsi="Times New Roman" w:cs="Times New Roman"/>
        </w:rPr>
        <w:t xml:space="preserve"> The set of coefficients for each species and temporal pattern cluster – red colours indicate a positive association between that species and the temporal pattern cluster, whilst blue colours indicate a negative association. Intensity of the colour indicates the strength of the association. </w:t>
      </w:r>
      <w:r w:rsidR="00AF508A">
        <w:rPr>
          <w:rFonts w:ascii="Times New Roman" w:hAnsi="Times New Roman" w:cs="Times New Roman"/>
          <w:b/>
        </w:rPr>
        <w:t>(B)</w:t>
      </w:r>
      <w:r w:rsidR="00AF508A">
        <w:rPr>
          <w:rFonts w:ascii="Times New Roman" w:hAnsi="Times New Roman" w:cs="Times New Roman"/>
        </w:rPr>
        <w:t xml:space="preserve"> As for</w:t>
      </w:r>
      <w:r w:rsidR="00AF508A">
        <w:rPr>
          <w:rFonts w:ascii="Times New Roman" w:hAnsi="Times New Roman" w:cs="Times New Roman"/>
          <w:b/>
        </w:rPr>
        <w:t xml:space="preserve"> (A)</w:t>
      </w:r>
      <w:r w:rsidR="00AF508A">
        <w:rPr>
          <w:rFonts w:ascii="Times New Roman" w:hAnsi="Times New Roman" w:cs="Times New Roman"/>
        </w:rPr>
        <w:t xml:space="preserve"> but for the 66 environmental predictors also included in the multinomial logistic regression model. </w:t>
      </w:r>
    </w:p>
    <w:p w14:paraId="7558A159" w14:textId="6265C900" w:rsidR="00FE2DBF" w:rsidRDefault="00FE2DBF">
      <w:pPr>
        <w:rPr>
          <w:rFonts w:ascii="Times New Roman" w:hAnsi="Times New Roman" w:cs="Times New Roman"/>
          <w:b/>
          <w:sz w:val="24"/>
        </w:rPr>
      </w:pPr>
      <w:r>
        <w:rPr>
          <w:rFonts w:ascii="Times New Roman" w:hAnsi="Times New Roman" w:cs="Times New Roman"/>
          <w:b/>
          <w:sz w:val="24"/>
        </w:rPr>
        <w:br w:type="page"/>
      </w:r>
    </w:p>
    <w:p w14:paraId="75DCED86" w14:textId="77777777" w:rsidR="00FE2DBF" w:rsidRDefault="00FE2DBF">
      <w:pPr>
        <w:rPr>
          <w:rFonts w:ascii="Times New Roman" w:hAnsi="Times New Roman" w:cs="Times New Roman"/>
          <w:b/>
          <w:sz w:val="24"/>
        </w:rPr>
      </w:pPr>
    </w:p>
    <w:p w14:paraId="6DE4773D" w14:textId="77777777" w:rsidR="00250CDE" w:rsidRDefault="00C209FA" w:rsidP="00CA50F2">
      <w:pPr>
        <w:spacing w:line="360" w:lineRule="auto"/>
        <w:rPr>
          <w:rFonts w:ascii="Times New Roman" w:hAnsi="Times New Roman" w:cs="Times New Roman"/>
          <w:b/>
          <w:sz w:val="24"/>
        </w:rPr>
      </w:pPr>
      <w:r>
        <w:rPr>
          <w:noProof/>
        </w:rPr>
        <w:drawing>
          <wp:inline distT="0" distB="0" distL="0" distR="0" wp14:anchorId="0F347C8C" wp14:editId="4A8FAD4C">
            <wp:extent cx="4755273" cy="432800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9404" cy="4340865"/>
                    </a:xfrm>
                    <a:prstGeom prst="rect">
                      <a:avLst/>
                    </a:prstGeom>
                  </pic:spPr>
                </pic:pic>
              </a:graphicData>
            </a:graphic>
          </wp:inline>
        </w:drawing>
      </w:r>
    </w:p>
    <w:p w14:paraId="75368D15" w14:textId="595BD5A6" w:rsidR="00250CDE" w:rsidRDefault="00250CDE" w:rsidP="0085204E">
      <w:pPr>
        <w:spacing w:line="360" w:lineRule="auto"/>
        <w:jc w:val="both"/>
        <w:rPr>
          <w:rFonts w:ascii="Times New Roman" w:hAnsi="Times New Roman" w:cs="Times New Roman"/>
          <w:b/>
          <w:sz w:val="24"/>
        </w:rPr>
      </w:pPr>
      <w:r w:rsidRPr="00522AF0">
        <w:rPr>
          <w:rFonts w:ascii="Times New Roman" w:hAnsi="Times New Roman" w:cs="Times New Roman"/>
          <w:b/>
        </w:rPr>
        <w:t xml:space="preserve">Figure </w:t>
      </w:r>
      <w:r w:rsidR="0031654A">
        <w:rPr>
          <w:rFonts w:ascii="Times New Roman" w:hAnsi="Times New Roman" w:cs="Times New Roman"/>
          <w:b/>
        </w:rPr>
        <w:t>5</w:t>
      </w:r>
      <w:r w:rsidR="00EE5750" w:rsidRPr="00522AF0">
        <w:rPr>
          <w:rFonts w:ascii="Times New Roman" w:hAnsi="Times New Roman" w:cs="Times New Roman"/>
          <w:b/>
        </w:rPr>
        <w:t>:</w:t>
      </w:r>
      <w:r w:rsidR="00DA708B" w:rsidRPr="00522AF0">
        <w:rPr>
          <w:rFonts w:ascii="Times New Roman" w:hAnsi="Times New Roman" w:cs="Times New Roman"/>
          <w:b/>
        </w:rPr>
        <w:t xml:space="preserve"> </w:t>
      </w:r>
      <w:r w:rsidR="00D2405C" w:rsidRPr="00522AF0">
        <w:rPr>
          <w:rFonts w:ascii="Times New Roman" w:hAnsi="Times New Roman" w:cs="Times New Roman"/>
          <w:b/>
        </w:rPr>
        <w:t>Exploring the Role of Species-Specific Tendencies and Ecological Structure of Mosquito Temporal Dynamics</w:t>
      </w:r>
      <w:r w:rsidR="007158A1">
        <w:rPr>
          <w:rFonts w:ascii="Times New Roman" w:hAnsi="Times New Roman" w:cs="Times New Roman"/>
          <w:b/>
        </w:rPr>
        <w:t>.</w:t>
      </w:r>
      <w:r w:rsidR="00D2405C" w:rsidRPr="00522AF0">
        <w:rPr>
          <w:rFonts w:ascii="Times New Roman" w:hAnsi="Times New Roman" w:cs="Times New Roman"/>
          <w:b/>
        </w:rPr>
        <w:t xml:space="preserve"> </w:t>
      </w:r>
      <w:r w:rsidR="00DA708B" w:rsidRPr="00522AF0">
        <w:rPr>
          <w:rFonts w:ascii="Times New Roman" w:hAnsi="Times New Roman" w:cs="Times New Roman"/>
          <w:b/>
        </w:rPr>
        <w:t>(A)</w:t>
      </w:r>
      <w:r w:rsidR="00DA708B" w:rsidRPr="00522AF0">
        <w:rPr>
          <w:rFonts w:ascii="Times New Roman" w:hAnsi="Times New Roman" w:cs="Times New Roman"/>
        </w:rPr>
        <w:t xml:space="preserve"> Hierarchical clustering of the multinomial logistic regression results for species</w:t>
      </w:r>
      <w:r w:rsidR="0085204E">
        <w:rPr>
          <w:rFonts w:ascii="Times New Roman" w:hAnsi="Times New Roman" w:cs="Times New Roman"/>
        </w:rPr>
        <w:t xml:space="preserve">: the </w:t>
      </w:r>
      <w:proofErr w:type="spellStart"/>
      <w:r w:rsidR="0085204E">
        <w:rPr>
          <w:rFonts w:ascii="Times New Roman" w:hAnsi="Times New Roman" w:cs="Times New Roman"/>
        </w:rPr>
        <w:t>d</w:t>
      </w:r>
      <w:r w:rsidR="00DA708B" w:rsidRPr="00522AF0">
        <w:rPr>
          <w:rFonts w:ascii="Times New Roman" w:hAnsi="Times New Roman" w:cs="Times New Roman"/>
        </w:rPr>
        <w:t>endogram</w:t>
      </w:r>
      <w:proofErr w:type="spellEnd"/>
      <w:r w:rsidR="00DA708B" w:rsidRPr="00522AF0">
        <w:rPr>
          <w:rFonts w:ascii="Times New Roman" w:hAnsi="Times New Roman" w:cs="Times New Roman"/>
        </w:rPr>
        <w:t xml:space="preserve"> arranges mosquito species according to their relatedness as defined by the </w:t>
      </w:r>
      <w:r w:rsidR="00C52400" w:rsidRPr="00522AF0">
        <w:rPr>
          <w:rFonts w:ascii="Times New Roman" w:hAnsi="Times New Roman" w:cs="Times New Roman"/>
        </w:rPr>
        <w:t xml:space="preserve">set of </w:t>
      </w:r>
      <w:r w:rsidR="00DA708B" w:rsidRPr="00522AF0">
        <w:rPr>
          <w:rFonts w:ascii="Times New Roman" w:hAnsi="Times New Roman" w:cs="Times New Roman"/>
        </w:rPr>
        <w:t xml:space="preserve">coefficient values for </w:t>
      </w:r>
      <w:r w:rsidR="00C52400" w:rsidRPr="00522AF0">
        <w:rPr>
          <w:rFonts w:ascii="Times New Roman" w:hAnsi="Times New Roman" w:cs="Times New Roman"/>
        </w:rPr>
        <w:t>each species (</w:t>
      </w:r>
      <w:r w:rsidR="0045391E">
        <w:rPr>
          <w:rFonts w:ascii="Times New Roman" w:hAnsi="Times New Roman" w:cs="Times New Roman"/>
        </w:rPr>
        <w:t xml:space="preserve">describing the strength of the association between that species and the particular temporal pattern cluster i.e. </w:t>
      </w:r>
      <w:r w:rsidR="00C52400" w:rsidRPr="00522AF0">
        <w:rPr>
          <w:rFonts w:ascii="Times New Roman" w:hAnsi="Times New Roman" w:cs="Times New Roman"/>
        </w:rPr>
        <w:t xml:space="preserve">1 </w:t>
      </w:r>
      <w:r w:rsidR="0045391E">
        <w:rPr>
          <w:rFonts w:ascii="Times New Roman" w:hAnsi="Times New Roman" w:cs="Times New Roman"/>
        </w:rPr>
        <w:t xml:space="preserve">coefficient </w:t>
      </w:r>
      <w:r w:rsidR="00C52400" w:rsidRPr="00522AF0">
        <w:rPr>
          <w:rFonts w:ascii="Times New Roman" w:hAnsi="Times New Roman" w:cs="Times New Roman"/>
        </w:rPr>
        <w:t xml:space="preserve">for each </w:t>
      </w:r>
      <w:r w:rsidR="0045391E">
        <w:rPr>
          <w:rFonts w:ascii="Times New Roman" w:hAnsi="Times New Roman" w:cs="Times New Roman"/>
        </w:rPr>
        <w:t xml:space="preserve">temporal pattern </w:t>
      </w:r>
      <w:r w:rsidR="00C52400" w:rsidRPr="00522AF0">
        <w:rPr>
          <w:rFonts w:ascii="Times New Roman" w:hAnsi="Times New Roman" w:cs="Times New Roman"/>
        </w:rPr>
        <w:t>cluster, displayed on the RHS and coloured according to the size of the coefficient)</w:t>
      </w:r>
      <w:r w:rsidR="0085204E">
        <w:rPr>
          <w:rFonts w:ascii="Times New Roman" w:hAnsi="Times New Roman" w:cs="Times New Roman"/>
        </w:rPr>
        <w:t xml:space="preserve">. </w:t>
      </w:r>
      <w:r w:rsidR="00DA708B" w:rsidRPr="00522AF0">
        <w:rPr>
          <w:rFonts w:ascii="Times New Roman" w:hAnsi="Times New Roman" w:cs="Times New Roman"/>
          <w:b/>
        </w:rPr>
        <w:t>(B)</w:t>
      </w:r>
      <w:r w:rsidR="00DA708B" w:rsidRPr="00522AF0">
        <w:rPr>
          <w:rFonts w:ascii="Times New Roman" w:hAnsi="Times New Roman" w:cs="Times New Roman"/>
        </w:rPr>
        <w:t xml:space="preserve"> Upset plot </w:t>
      </w:r>
      <w:r w:rsidR="0045391E">
        <w:rPr>
          <w:rFonts w:ascii="Times New Roman" w:hAnsi="Times New Roman" w:cs="Times New Roman"/>
        </w:rPr>
        <w:t>summarising</w:t>
      </w:r>
      <w:r w:rsidR="00DA708B" w:rsidRPr="00522AF0">
        <w:rPr>
          <w:rFonts w:ascii="Times New Roman" w:hAnsi="Times New Roman" w:cs="Times New Roman"/>
        </w:rPr>
        <w:t xml:space="preserve"> the multinomial logistic regression results for the environmental covariates used as predictors.</w:t>
      </w:r>
      <w:r w:rsidR="003916A0">
        <w:rPr>
          <w:rFonts w:ascii="Times New Roman" w:hAnsi="Times New Roman" w:cs="Times New Roman"/>
        </w:rPr>
        <w:t xml:space="preserve"> </w:t>
      </w:r>
      <w:r w:rsidR="00DA708B" w:rsidRPr="00522AF0">
        <w:rPr>
          <w:rFonts w:ascii="Times New Roman" w:hAnsi="Times New Roman" w:cs="Times New Roman"/>
        </w:rPr>
        <w:t xml:space="preserve">For each set of </w:t>
      </w:r>
      <w:r w:rsidR="0045391E">
        <w:rPr>
          <w:rFonts w:ascii="Times New Roman" w:hAnsi="Times New Roman" w:cs="Times New Roman"/>
        </w:rPr>
        <w:t xml:space="preserve">ecological covariate </w:t>
      </w:r>
      <w:r w:rsidR="00DA708B" w:rsidRPr="00522AF0">
        <w:rPr>
          <w:rFonts w:ascii="Times New Roman" w:hAnsi="Times New Roman" w:cs="Times New Roman"/>
        </w:rPr>
        <w:t>coefficients</w:t>
      </w:r>
      <w:r w:rsidR="007E74FA">
        <w:rPr>
          <w:rFonts w:ascii="Times New Roman" w:hAnsi="Times New Roman" w:cs="Times New Roman"/>
        </w:rPr>
        <w:t xml:space="preserve"> arising from the multinomial logistic regression</w:t>
      </w:r>
      <w:r w:rsidR="00DA708B" w:rsidRPr="00522AF0">
        <w:rPr>
          <w:rFonts w:ascii="Times New Roman" w:hAnsi="Times New Roman" w:cs="Times New Roman"/>
        </w:rPr>
        <w:t xml:space="preserve"> </w:t>
      </w:r>
      <w:r w:rsidR="00C52400" w:rsidRPr="00522AF0">
        <w:rPr>
          <w:rFonts w:ascii="Times New Roman" w:hAnsi="Times New Roman" w:cs="Times New Roman"/>
        </w:rPr>
        <w:t>(</w:t>
      </w:r>
      <w:r w:rsidR="003916A0">
        <w:rPr>
          <w:rFonts w:ascii="Times New Roman" w:hAnsi="Times New Roman" w:cs="Times New Roman"/>
        </w:rPr>
        <w:t>66</w:t>
      </w:r>
      <w:r w:rsidR="00C52400" w:rsidRPr="00522AF0">
        <w:rPr>
          <w:rFonts w:ascii="Times New Roman" w:hAnsi="Times New Roman" w:cs="Times New Roman"/>
        </w:rPr>
        <w:t xml:space="preserve"> for each </w:t>
      </w:r>
      <w:r w:rsidR="003916A0">
        <w:rPr>
          <w:rFonts w:ascii="Times New Roman" w:hAnsi="Times New Roman" w:cs="Times New Roman"/>
        </w:rPr>
        <w:t xml:space="preserve">of the 4 </w:t>
      </w:r>
      <w:r w:rsidR="0085204E">
        <w:rPr>
          <w:rFonts w:ascii="Times New Roman" w:hAnsi="Times New Roman" w:cs="Times New Roman"/>
        </w:rPr>
        <w:t xml:space="preserve">temporal pattern </w:t>
      </w:r>
      <w:r w:rsidR="00C52400" w:rsidRPr="00522AF0">
        <w:rPr>
          <w:rFonts w:ascii="Times New Roman" w:hAnsi="Times New Roman" w:cs="Times New Roman"/>
        </w:rPr>
        <w:t>cluster</w:t>
      </w:r>
      <w:r w:rsidR="003916A0">
        <w:rPr>
          <w:rFonts w:ascii="Times New Roman" w:hAnsi="Times New Roman" w:cs="Times New Roman"/>
        </w:rPr>
        <w:t>s</w:t>
      </w:r>
      <w:r w:rsidR="00C52400" w:rsidRPr="00522AF0">
        <w:rPr>
          <w:rFonts w:ascii="Times New Roman" w:hAnsi="Times New Roman" w:cs="Times New Roman"/>
        </w:rPr>
        <w:t xml:space="preserve">), </w:t>
      </w:r>
      <w:r w:rsidR="00DA708B" w:rsidRPr="00522AF0">
        <w:rPr>
          <w:rFonts w:ascii="Times New Roman" w:hAnsi="Times New Roman" w:cs="Times New Roman"/>
        </w:rPr>
        <w:t xml:space="preserve">the 20 </w:t>
      </w:r>
      <w:r w:rsidR="0085204E">
        <w:rPr>
          <w:rFonts w:ascii="Times New Roman" w:hAnsi="Times New Roman" w:cs="Times New Roman"/>
        </w:rPr>
        <w:t xml:space="preserve">covariates </w:t>
      </w:r>
      <w:r w:rsidR="0045391E">
        <w:rPr>
          <w:rFonts w:ascii="Times New Roman" w:hAnsi="Times New Roman" w:cs="Times New Roman"/>
        </w:rPr>
        <w:t>with the strongest association</w:t>
      </w:r>
      <w:r w:rsidR="003916A0">
        <w:rPr>
          <w:rFonts w:ascii="Times New Roman" w:hAnsi="Times New Roman" w:cs="Times New Roman"/>
        </w:rPr>
        <w:t xml:space="preserve"> with a </w:t>
      </w:r>
      <w:proofErr w:type="gramStart"/>
      <w:r w:rsidR="003916A0">
        <w:rPr>
          <w:rFonts w:ascii="Times New Roman" w:hAnsi="Times New Roman" w:cs="Times New Roman"/>
        </w:rPr>
        <w:t>particular temporal</w:t>
      </w:r>
      <w:proofErr w:type="gramEnd"/>
      <w:r w:rsidR="003916A0">
        <w:rPr>
          <w:rFonts w:ascii="Times New Roman" w:hAnsi="Times New Roman" w:cs="Times New Roman"/>
        </w:rPr>
        <w:t xml:space="preserve"> pattern cluster</w:t>
      </w:r>
      <w:r w:rsidR="00DA708B" w:rsidRPr="00522AF0">
        <w:rPr>
          <w:rFonts w:ascii="Times New Roman" w:hAnsi="Times New Roman" w:cs="Times New Roman"/>
        </w:rPr>
        <w:t xml:space="preserve"> were selected.</w:t>
      </w:r>
      <w:r w:rsidR="003916A0">
        <w:rPr>
          <w:rFonts w:ascii="Times New Roman" w:hAnsi="Times New Roman" w:cs="Times New Roman"/>
        </w:rPr>
        <w:t xml:space="preserve"> </w:t>
      </w:r>
      <w:r w:rsidR="0085204E">
        <w:rPr>
          <w:rFonts w:ascii="Times New Roman" w:hAnsi="Times New Roman" w:cs="Times New Roman"/>
        </w:rPr>
        <w:t>The</w:t>
      </w:r>
      <w:r w:rsidR="003916A0">
        <w:rPr>
          <w:rFonts w:ascii="Times New Roman" w:hAnsi="Times New Roman" w:cs="Times New Roman"/>
        </w:rPr>
        <w:t>se</w:t>
      </w:r>
      <w:r w:rsidR="0085204E">
        <w:rPr>
          <w:rFonts w:ascii="Times New Roman" w:hAnsi="Times New Roman" w:cs="Times New Roman"/>
        </w:rPr>
        <w:t xml:space="preserve"> </w:t>
      </w:r>
      <w:r w:rsidR="00B94F51">
        <w:rPr>
          <w:rFonts w:ascii="Times New Roman" w:hAnsi="Times New Roman" w:cs="Times New Roman"/>
        </w:rPr>
        <w:t xml:space="preserve">top 20 </w:t>
      </w:r>
      <w:r w:rsidR="0085204E">
        <w:rPr>
          <w:rFonts w:ascii="Times New Roman" w:hAnsi="Times New Roman" w:cs="Times New Roman"/>
        </w:rPr>
        <w:t xml:space="preserve">covariates </w:t>
      </w:r>
      <w:r w:rsidR="003916A0">
        <w:rPr>
          <w:rFonts w:ascii="Times New Roman" w:hAnsi="Times New Roman" w:cs="Times New Roman"/>
        </w:rPr>
        <w:t>(</w:t>
      </w:r>
      <w:r w:rsidR="00B94F51">
        <w:rPr>
          <w:rFonts w:ascii="Times New Roman" w:hAnsi="Times New Roman" w:cs="Times New Roman"/>
        </w:rPr>
        <w:t xml:space="preserve">comprising </w:t>
      </w:r>
      <w:r w:rsidR="003916A0">
        <w:rPr>
          <w:rFonts w:ascii="Times New Roman" w:hAnsi="Times New Roman" w:cs="Times New Roman"/>
        </w:rPr>
        <w:t xml:space="preserve">a set unique to </w:t>
      </w:r>
      <w:r w:rsidR="0085204E">
        <w:rPr>
          <w:rFonts w:ascii="Times New Roman" w:hAnsi="Times New Roman" w:cs="Times New Roman"/>
        </w:rPr>
        <w:t>each temporal pattern cluster</w:t>
      </w:r>
      <w:r w:rsidR="003916A0">
        <w:rPr>
          <w:rFonts w:ascii="Times New Roman" w:hAnsi="Times New Roman" w:cs="Times New Roman"/>
        </w:rPr>
        <w:t>)</w:t>
      </w:r>
      <w:r w:rsidR="0085204E">
        <w:rPr>
          <w:rFonts w:ascii="Times New Roman" w:hAnsi="Times New Roman" w:cs="Times New Roman"/>
        </w:rPr>
        <w:t xml:space="preserve"> were then compared across pairs </w:t>
      </w:r>
      <w:r w:rsidR="003916A0">
        <w:rPr>
          <w:rFonts w:ascii="Times New Roman" w:hAnsi="Times New Roman" w:cs="Times New Roman"/>
        </w:rPr>
        <w:t xml:space="preserve">of temporal pattern clusters </w:t>
      </w:r>
      <w:r w:rsidR="0085204E">
        <w:rPr>
          <w:rFonts w:ascii="Times New Roman" w:hAnsi="Times New Roman" w:cs="Times New Roman"/>
        </w:rPr>
        <w:t>to assess the extent of overlap</w:t>
      </w:r>
      <w:r w:rsidR="003916A0">
        <w:rPr>
          <w:rFonts w:ascii="Times New Roman" w:hAnsi="Times New Roman" w:cs="Times New Roman"/>
        </w:rPr>
        <w:t xml:space="preserve"> i.e. how many strongly predictive covariates were shared across temporal pattern clusters</w:t>
      </w:r>
      <w:r w:rsidR="0085204E">
        <w:rPr>
          <w:rFonts w:ascii="Times New Roman" w:hAnsi="Times New Roman" w:cs="Times New Roman"/>
        </w:rPr>
        <w:t xml:space="preserve">. </w:t>
      </w:r>
      <w:r w:rsidR="003916A0">
        <w:rPr>
          <w:rFonts w:ascii="Times New Roman" w:hAnsi="Times New Roman" w:cs="Times New Roman"/>
        </w:rPr>
        <w:t xml:space="preserve">In the above plot, the x-axis indicates the specific pairwise comparison being made e.g. between temporal cluster patterns 2 and 3, with the y axis describing the number of shared covariates in the top 20 of these two temporal cluster patterns. </w:t>
      </w:r>
      <w:r>
        <w:rPr>
          <w:rFonts w:ascii="Times New Roman" w:hAnsi="Times New Roman" w:cs="Times New Roman"/>
          <w:b/>
          <w:sz w:val="24"/>
        </w:rPr>
        <w:br w:type="page"/>
      </w:r>
    </w:p>
    <w:p w14:paraId="0A5E26B4" w14:textId="30DD1BFA" w:rsidR="00161F33" w:rsidRPr="00161F33" w:rsidRDefault="00A0398C" w:rsidP="00161F33">
      <w:pPr>
        <w:spacing w:line="360" w:lineRule="auto"/>
        <w:rPr>
          <w:rFonts w:ascii="Times New Roman" w:hAnsi="Times New Roman" w:cs="Times New Roman"/>
          <w:b/>
          <w:sz w:val="24"/>
        </w:rPr>
      </w:pPr>
      <w:r>
        <w:rPr>
          <w:rFonts w:ascii="Times New Roman" w:hAnsi="Times New Roman" w:cs="Times New Roman"/>
          <w:b/>
          <w:noProof/>
          <w:sz w:val="24"/>
        </w:rPr>
        <w:lastRenderedPageBreak/>
        <mc:AlternateContent>
          <mc:Choice Requires="wpg">
            <w:drawing>
              <wp:anchor distT="0" distB="0" distL="114300" distR="114300" simplePos="0" relativeHeight="251663360" behindDoc="0" locked="0" layoutInCell="1" allowOverlap="1" wp14:anchorId="2D87135F" wp14:editId="2F93FACE">
                <wp:simplePos x="0" y="0"/>
                <wp:positionH relativeFrom="column">
                  <wp:posOffset>-249382</wp:posOffset>
                </wp:positionH>
                <wp:positionV relativeFrom="paragraph">
                  <wp:posOffset>464127</wp:posOffset>
                </wp:positionV>
                <wp:extent cx="6123074" cy="4642485"/>
                <wp:effectExtent l="0" t="0" r="0" b="5715"/>
                <wp:wrapTight wrapText="bothSides">
                  <wp:wrapPolygon edited="0">
                    <wp:start x="0" y="0"/>
                    <wp:lineTo x="0" y="21538"/>
                    <wp:lineTo x="20296" y="21538"/>
                    <wp:lineTo x="20296" y="14181"/>
                    <wp:lineTo x="21506" y="13738"/>
                    <wp:lineTo x="21506" y="5229"/>
                    <wp:lineTo x="20296" y="4254"/>
                    <wp:lineTo x="20296" y="0"/>
                    <wp:lineTo x="0" y="0"/>
                  </wp:wrapPolygon>
                </wp:wrapTight>
                <wp:docPr id="8" name="Group 8"/>
                <wp:cNvGraphicFramePr/>
                <a:graphic xmlns:a="http://schemas.openxmlformats.org/drawingml/2006/main">
                  <a:graphicData uri="http://schemas.microsoft.com/office/word/2010/wordprocessingGroup">
                    <wpg:wgp>
                      <wpg:cNvGrpSpPr/>
                      <wpg:grpSpPr>
                        <a:xfrm>
                          <a:off x="0" y="0"/>
                          <a:ext cx="6123074" cy="4642485"/>
                          <a:chOff x="0" y="0"/>
                          <a:chExt cx="6123074" cy="4642485"/>
                        </a:xfrm>
                      </wpg:grpSpPr>
                      <pic:pic xmlns:pic="http://schemas.openxmlformats.org/drawingml/2006/picture">
                        <pic:nvPicPr>
                          <pic:cNvPr id="6" name="Picture 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4642485"/>
                          </a:xfrm>
                          <a:prstGeom prst="rect">
                            <a:avLst/>
                          </a:prstGeom>
                        </pic:spPr>
                      </pic:pic>
                      <pic:pic xmlns:pic="http://schemas.openxmlformats.org/drawingml/2006/picture">
                        <pic:nvPicPr>
                          <pic:cNvPr id="7" name="Pictur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5590309" y="1122218"/>
                            <a:ext cx="532765" cy="1835150"/>
                          </a:xfrm>
                          <a:prstGeom prst="rect">
                            <a:avLst/>
                          </a:prstGeom>
                        </pic:spPr>
                      </pic:pic>
                    </wpg:wgp>
                  </a:graphicData>
                </a:graphic>
              </wp:anchor>
            </w:drawing>
          </mc:Choice>
          <mc:Fallback>
            <w:pict>
              <v:group w14:anchorId="12B171D9" id="Group 8" o:spid="_x0000_s1026" style="position:absolute;margin-left:-19.65pt;margin-top:36.55pt;width:482.15pt;height:365.55pt;z-index:251663360" coordsize="61230,46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57315;height:46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">
                  <v:imagedata r:id="rId19" o:title=""/>
                </v:shape>
                <v:shape id="Picture 7" o:spid="_x0000_s1028" type="#_x0000_t75" style="position:absolute;left:55903;top:11222;width:5327;height:18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">
                  <v:imagedata r:id="rId20" o:title=""/>
                </v:shape>
                <w10:wrap type="tight"/>
              </v:group>
            </w:pict>
          </mc:Fallback>
        </mc:AlternateContent>
      </w:r>
    </w:p>
    <w:p w14:paraId="49369C2D" w14:textId="5FA9A650" w:rsidR="007F23ED" w:rsidRDefault="00EE5750" w:rsidP="00F26723">
      <w:pPr>
        <w:spacing w:line="360" w:lineRule="auto"/>
        <w:jc w:val="both"/>
        <w:rPr>
          <w:rFonts w:ascii="Times New Roman" w:hAnsi="Times New Roman" w:cs="Times New Roman"/>
          <w:b/>
          <w:sz w:val="24"/>
        </w:rPr>
      </w:pPr>
      <w:r w:rsidRPr="00522AF0">
        <w:rPr>
          <w:rFonts w:ascii="Times New Roman" w:hAnsi="Times New Roman" w:cs="Times New Roman"/>
          <w:b/>
        </w:rPr>
        <w:t xml:space="preserve">Figure </w:t>
      </w:r>
      <w:r w:rsidR="0031654A">
        <w:rPr>
          <w:rFonts w:ascii="Times New Roman" w:hAnsi="Times New Roman" w:cs="Times New Roman"/>
          <w:b/>
        </w:rPr>
        <w:t>6</w:t>
      </w:r>
      <w:r w:rsidRPr="00522AF0">
        <w:rPr>
          <w:rFonts w:ascii="Times New Roman" w:hAnsi="Times New Roman" w:cs="Times New Roman"/>
          <w:b/>
        </w:rPr>
        <w:t xml:space="preserve">: </w:t>
      </w:r>
      <w:r w:rsidR="00DA708B" w:rsidRPr="00522AF0">
        <w:rPr>
          <w:rFonts w:ascii="Times New Roman" w:hAnsi="Times New Roman" w:cs="Times New Roman"/>
          <w:b/>
        </w:rPr>
        <w:t xml:space="preserve">Predictive </w:t>
      </w:r>
      <w:r w:rsidR="00C87881">
        <w:rPr>
          <w:rFonts w:ascii="Times New Roman" w:hAnsi="Times New Roman" w:cs="Times New Roman"/>
          <w:b/>
        </w:rPr>
        <w:t xml:space="preserve">Maps of </w:t>
      </w:r>
      <w:r w:rsidR="00B70E67" w:rsidRPr="00522AF0">
        <w:rPr>
          <w:rFonts w:ascii="Times New Roman" w:hAnsi="Times New Roman" w:cs="Times New Roman"/>
          <w:b/>
        </w:rPr>
        <w:t xml:space="preserve">Seasonality Across the Indian Subcontinent. </w:t>
      </w:r>
      <w:r w:rsidR="00DA708B" w:rsidRPr="00522AF0">
        <w:rPr>
          <w:rFonts w:ascii="Times New Roman" w:hAnsi="Times New Roman" w:cs="Times New Roman"/>
        </w:rPr>
        <w:t xml:space="preserve">The results of the multinomial logistic regression were integrated with recently generated maps </w:t>
      </w:r>
      <w:r w:rsidR="00B70E67" w:rsidRPr="00522AF0">
        <w:rPr>
          <w:rFonts w:ascii="Times New Roman" w:hAnsi="Times New Roman" w:cs="Times New Roman"/>
        </w:rPr>
        <w:t xml:space="preserve">describing the probability of </w:t>
      </w:r>
      <w:r w:rsidR="00DA708B" w:rsidRPr="00522AF0">
        <w:rPr>
          <w:rFonts w:ascii="Times New Roman" w:hAnsi="Times New Roman" w:cs="Times New Roman"/>
        </w:rPr>
        <w:t xml:space="preserve">presence/absence </w:t>
      </w:r>
      <w:r w:rsidR="00B70E67" w:rsidRPr="00522AF0">
        <w:rPr>
          <w:rFonts w:ascii="Times New Roman" w:hAnsi="Times New Roman" w:cs="Times New Roman"/>
        </w:rPr>
        <w:t xml:space="preserve">for different </w:t>
      </w:r>
      <w:r w:rsidR="00B70E67" w:rsidRPr="00522AF0">
        <w:rPr>
          <w:rFonts w:ascii="Times New Roman" w:hAnsi="Times New Roman" w:cs="Times New Roman"/>
          <w:i/>
        </w:rPr>
        <w:t xml:space="preserve">Anopheline </w:t>
      </w:r>
      <w:r w:rsidR="00B70E67" w:rsidRPr="00522AF0">
        <w:rPr>
          <w:rFonts w:ascii="Times New Roman" w:hAnsi="Times New Roman" w:cs="Times New Roman"/>
        </w:rPr>
        <w:t xml:space="preserve">species. Together, these were used to generate estimates of a given area possessing at least one mosquito species with a </w:t>
      </w:r>
      <w:proofErr w:type="gramStart"/>
      <w:r w:rsidR="00B70E67" w:rsidRPr="00522AF0">
        <w:rPr>
          <w:rFonts w:ascii="Times New Roman" w:hAnsi="Times New Roman" w:cs="Times New Roman"/>
        </w:rPr>
        <w:t>particular temporal</w:t>
      </w:r>
      <w:proofErr w:type="gramEnd"/>
      <w:r w:rsidR="00B70E67" w:rsidRPr="00522AF0">
        <w:rPr>
          <w:rFonts w:ascii="Times New Roman" w:hAnsi="Times New Roman" w:cs="Times New Roman"/>
        </w:rPr>
        <w:t xml:space="preserve"> profile (as defined by the previously described clusters). </w:t>
      </w:r>
      <w:r w:rsidR="00B70E67" w:rsidRPr="00522AF0">
        <w:rPr>
          <w:rFonts w:ascii="Times New Roman" w:hAnsi="Times New Roman" w:cs="Times New Roman"/>
          <w:b/>
        </w:rPr>
        <w:t>(A)</w:t>
      </w:r>
      <w:r w:rsidR="00B70E67" w:rsidRPr="00522AF0">
        <w:rPr>
          <w:rFonts w:ascii="Times New Roman" w:hAnsi="Times New Roman" w:cs="Times New Roman"/>
        </w:rPr>
        <w:t xml:space="preserve"> Results of this analysis for Cluster 1 (the “monsoon peak” cluster) – red dots describe the locations in which a mosquito species with a temporal profile assigned to Cluster 1 were found. </w:t>
      </w:r>
      <w:r w:rsidR="00B70E67" w:rsidRPr="00522AF0">
        <w:rPr>
          <w:rFonts w:ascii="Times New Roman" w:hAnsi="Times New Roman" w:cs="Times New Roman"/>
          <w:b/>
        </w:rPr>
        <w:t>(B)</w:t>
      </w:r>
      <w:r w:rsidR="00B70E67" w:rsidRPr="00522AF0">
        <w:rPr>
          <w:rFonts w:ascii="Times New Roman" w:hAnsi="Times New Roman" w:cs="Times New Roman"/>
        </w:rPr>
        <w:t xml:space="preserve"> As for A, but for the “bimodal” cluster. </w:t>
      </w:r>
      <w:r w:rsidR="00B70E67" w:rsidRPr="00522AF0">
        <w:rPr>
          <w:rFonts w:ascii="Times New Roman" w:hAnsi="Times New Roman" w:cs="Times New Roman"/>
          <w:b/>
        </w:rPr>
        <w:t>(C)</w:t>
      </w:r>
      <w:r w:rsidR="00B70E67" w:rsidRPr="00522AF0">
        <w:rPr>
          <w:rFonts w:ascii="Times New Roman" w:hAnsi="Times New Roman" w:cs="Times New Roman"/>
        </w:rPr>
        <w:t xml:space="preserve"> As for A, but for the “peak in dry season” cluster. </w:t>
      </w:r>
      <w:r w:rsidR="00B70E67" w:rsidRPr="00522AF0">
        <w:rPr>
          <w:rFonts w:ascii="Times New Roman" w:hAnsi="Times New Roman" w:cs="Times New Roman"/>
          <w:b/>
        </w:rPr>
        <w:t>(D)</w:t>
      </w:r>
      <w:r w:rsidR="00B70E67" w:rsidRPr="00522AF0">
        <w:rPr>
          <w:rFonts w:ascii="Times New Roman" w:hAnsi="Times New Roman" w:cs="Times New Roman"/>
        </w:rPr>
        <w:t xml:space="preserve"> As for A, but for the “perennial” cluster. </w:t>
      </w:r>
      <w:r w:rsidR="00EB720A">
        <w:rPr>
          <w:rFonts w:ascii="Times New Roman" w:hAnsi="Times New Roman" w:cs="Times New Roman"/>
        </w:rPr>
        <w:t xml:space="preserve">In all cases, the map colour describes the probability of a given area containing one or more mosquito species displaying that </w:t>
      </w:r>
      <w:r w:rsidR="00F26723">
        <w:rPr>
          <w:rFonts w:ascii="Times New Roman" w:hAnsi="Times New Roman" w:cs="Times New Roman"/>
        </w:rPr>
        <w:t>pattern</w:t>
      </w:r>
      <w:r w:rsidR="00EB720A">
        <w:rPr>
          <w:rFonts w:ascii="Times New Roman" w:hAnsi="Times New Roman" w:cs="Times New Roman"/>
        </w:rPr>
        <w:t xml:space="preserve"> of temporal dynamics. The coloured points indicate locations where a mosquito species displaying temporal dynamics belonging to </w:t>
      </w:r>
      <w:r w:rsidR="00207C41">
        <w:rPr>
          <w:rFonts w:ascii="Times New Roman" w:hAnsi="Times New Roman" w:cs="Times New Roman"/>
        </w:rPr>
        <w:t xml:space="preserve">that </w:t>
      </w:r>
      <w:r w:rsidR="00EB720A">
        <w:rPr>
          <w:rFonts w:ascii="Times New Roman" w:hAnsi="Times New Roman" w:cs="Times New Roman"/>
        </w:rPr>
        <w:t xml:space="preserve">temporal pattern cluster were empirically observed.  </w:t>
      </w:r>
      <w:r>
        <w:rPr>
          <w:rFonts w:ascii="Times New Roman" w:hAnsi="Times New Roman" w:cs="Times New Roman"/>
          <w:b/>
          <w:sz w:val="24"/>
        </w:rPr>
        <w:br w:type="page"/>
      </w:r>
    </w:p>
    <w:p w14:paraId="4F1234D3" w14:textId="77777777" w:rsidR="005746BE" w:rsidRDefault="005746BE" w:rsidP="00CA50F2">
      <w:pPr>
        <w:spacing w:line="360" w:lineRule="auto"/>
        <w:rPr>
          <w:rFonts w:ascii="Times New Roman" w:hAnsi="Times New Roman" w:cs="Times New Roman"/>
          <w:b/>
          <w:sz w:val="24"/>
        </w:rPr>
      </w:pPr>
      <w:r>
        <w:rPr>
          <w:rFonts w:ascii="Times New Roman" w:hAnsi="Times New Roman" w:cs="Times New Roman"/>
          <w:b/>
          <w:sz w:val="24"/>
        </w:rPr>
        <w:lastRenderedPageBreak/>
        <w:t>Discussion</w:t>
      </w:r>
    </w:p>
    <w:p w14:paraId="088171A0" w14:textId="566492D3" w:rsidR="0024115E" w:rsidRDefault="00B85026" w:rsidP="00CA50F2">
      <w:pPr>
        <w:spacing w:line="360" w:lineRule="auto"/>
        <w:jc w:val="both"/>
        <w:rPr>
          <w:rFonts w:ascii="Times New Roman" w:hAnsi="Times New Roman" w:cs="Times New Roman"/>
        </w:rPr>
      </w:pPr>
      <w:commentRangeStart w:id="19"/>
      <w:r w:rsidRPr="00B85026">
        <w:rPr>
          <w:rFonts w:ascii="Times New Roman" w:hAnsi="Times New Roman" w:cs="Times New Roman"/>
        </w:rPr>
        <w:t xml:space="preserve">Understanding the temporal dynamics (including the start, duration and end) of malaria transmission in a given location represents a vital input to optimising </w:t>
      </w:r>
      <w:r w:rsidR="00660348">
        <w:rPr>
          <w:rFonts w:ascii="Times New Roman" w:hAnsi="Times New Roman" w:cs="Times New Roman"/>
        </w:rPr>
        <w:t xml:space="preserve">malaria </w:t>
      </w:r>
      <w:r w:rsidRPr="00B85026">
        <w:rPr>
          <w:rFonts w:ascii="Times New Roman" w:hAnsi="Times New Roman" w:cs="Times New Roman"/>
        </w:rPr>
        <w:t>control strategies</w:t>
      </w:r>
      <w:r w:rsidR="00660348">
        <w:rPr>
          <w:rFonts w:ascii="Times New Roman" w:hAnsi="Times New Roman" w:cs="Times New Roman"/>
        </w:rPr>
        <w:t>,</w:t>
      </w:r>
      <w:r w:rsidR="00042C70">
        <w:rPr>
          <w:rFonts w:ascii="Times New Roman" w:hAnsi="Times New Roman" w:cs="Times New Roman"/>
        </w:rPr>
        <w:t xml:space="preserve"> enabling </w:t>
      </w:r>
      <w:r w:rsidR="005A2389">
        <w:rPr>
          <w:rFonts w:ascii="Times New Roman" w:hAnsi="Times New Roman" w:cs="Times New Roman"/>
        </w:rPr>
        <w:t xml:space="preserve">interventions to be deployed at times and in places where they can have the most impact. Despite this, </w:t>
      </w:r>
      <w:r w:rsidR="00093934">
        <w:rPr>
          <w:rFonts w:ascii="Times New Roman" w:hAnsi="Times New Roman" w:cs="Times New Roman"/>
        </w:rPr>
        <w:t xml:space="preserve">many </w:t>
      </w:r>
      <w:r w:rsidR="00093934" w:rsidRPr="00BE5B47">
        <w:rPr>
          <w:rFonts w:ascii="Times New Roman" w:hAnsi="Times New Roman" w:cs="Times New Roman"/>
        </w:rPr>
        <w:t xml:space="preserve">outstanding questions remain surrounding the drivers of </w:t>
      </w:r>
      <w:r w:rsidR="00093934">
        <w:rPr>
          <w:rFonts w:ascii="Times New Roman" w:hAnsi="Times New Roman" w:cs="Times New Roman"/>
        </w:rPr>
        <w:t xml:space="preserve">these dynamics, particularly </w:t>
      </w:r>
      <w:r w:rsidR="000F45DE">
        <w:rPr>
          <w:rFonts w:ascii="Times New Roman" w:hAnsi="Times New Roman" w:cs="Times New Roman"/>
        </w:rPr>
        <w:t xml:space="preserve">regarding their </w:t>
      </w:r>
      <w:r w:rsidR="00093934">
        <w:rPr>
          <w:rFonts w:ascii="Times New Roman" w:hAnsi="Times New Roman" w:cs="Times New Roman"/>
        </w:rPr>
        <w:t>dependence on the underlying ecological structure of a setting</w:t>
      </w:r>
      <w:r w:rsidR="005A2389">
        <w:rPr>
          <w:rFonts w:ascii="Times New Roman" w:hAnsi="Times New Roman" w:cs="Times New Roman"/>
        </w:rPr>
        <w:t xml:space="preserve">. Here we leverage a </w:t>
      </w:r>
      <w:r w:rsidR="00042C70">
        <w:rPr>
          <w:rFonts w:ascii="Times New Roman" w:hAnsi="Times New Roman" w:cs="Times New Roman"/>
        </w:rPr>
        <w:t xml:space="preserve">collection </w:t>
      </w:r>
      <w:r w:rsidR="005A2389">
        <w:rPr>
          <w:rFonts w:ascii="Times New Roman" w:hAnsi="Times New Roman" w:cs="Times New Roman"/>
        </w:rPr>
        <w:t>of temporally disaggregated mosquito</w:t>
      </w:r>
      <w:r w:rsidR="00660348">
        <w:rPr>
          <w:rFonts w:ascii="Times New Roman" w:hAnsi="Times New Roman" w:cs="Times New Roman"/>
        </w:rPr>
        <w:t xml:space="preserve"> time series catch data</w:t>
      </w:r>
      <w:r w:rsidR="005A2389">
        <w:rPr>
          <w:rFonts w:ascii="Times New Roman" w:hAnsi="Times New Roman" w:cs="Times New Roman"/>
        </w:rPr>
        <w:t xml:space="preserve"> </w:t>
      </w:r>
      <w:r w:rsidR="000F45DE">
        <w:rPr>
          <w:rFonts w:ascii="Times New Roman" w:hAnsi="Times New Roman" w:cs="Times New Roman"/>
        </w:rPr>
        <w:t xml:space="preserve">collected from across the Indian subcontinent in order to yield new insight into these dynamics and the comparative role of abiotic and </w:t>
      </w:r>
      <w:r w:rsidR="00317109">
        <w:rPr>
          <w:rFonts w:ascii="Times New Roman" w:hAnsi="Times New Roman" w:cs="Times New Roman"/>
        </w:rPr>
        <w:t>species-specific</w:t>
      </w:r>
      <w:r w:rsidR="000F45DE">
        <w:rPr>
          <w:rFonts w:ascii="Times New Roman" w:hAnsi="Times New Roman" w:cs="Times New Roman"/>
        </w:rPr>
        <w:t xml:space="preserve"> factors in shaping them. </w:t>
      </w:r>
      <w:commentRangeEnd w:id="19"/>
      <w:r w:rsidR="009757EF">
        <w:rPr>
          <w:rStyle w:val="CommentReference"/>
        </w:rPr>
        <w:commentReference w:id="19"/>
      </w:r>
      <w:r w:rsidR="005A2389">
        <w:rPr>
          <w:rFonts w:ascii="Times New Roman" w:hAnsi="Times New Roman" w:cs="Times New Roman"/>
        </w:rPr>
        <w:t>Our results reveal extensive diversity in mosquito population dynamics</w:t>
      </w:r>
      <w:r w:rsidR="00173A13">
        <w:rPr>
          <w:rFonts w:ascii="Times New Roman" w:hAnsi="Times New Roman" w:cs="Times New Roman"/>
        </w:rPr>
        <w:t xml:space="preserve">, with the extent of this diversity varying </w:t>
      </w:r>
      <w:del w:id="20" w:author="Ghani, Azra C H" w:date="2020-01-06T12:41:00Z">
        <w:r w:rsidR="00173A13" w:rsidDel="009757EF">
          <w:rPr>
            <w:rFonts w:ascii="Times New Roman" w:hAnsi="Times New Roman" w:cs="Times New Roman"/>
          </w:rPr>
          <w:delText xml:space="preserve">dramatically </w:delText>
        </w:r>
      </w:del>
      <w:r w:rsidR="00173A13">
        <w:rPr>
          <w:rFonts w:ascii="Times New Roman" w:hAnsi="Times New Roman" w:cs="Times New Roman"/>
        </w:rPr>
        <w:t xml:space="preserve">between species and across locations. </w:t>
      </w:r>
      <w:del w:id="21" w:author="Ghani, Azra C H" w:date="2020-01-06T12:41:00Z">
        <w:r w:rsidR="00173A13" w:rsidDel="009757EF">
          <w:rPr>
            <w:rFonts w:ascii="Times New Roman" w:hAnsi="Times New Roman" w:cs="Times New Roman"/>
          </w:rPr>
          <w:delText>We show that t</w:delText>
        </w:r>
      </w:del>
      <w:ins w:id="22" w:author="Ghani, Azra C H" w:date="2020-01-06T12:41:00Z">
        <w:r w:rsidR="009757EF">
          <w:rPr>
            <w:rFonts w:ascii="Times New Roman" w:hAnsi="Times New Roman" w:cs="Times New Roman"/>
          </w:rPr>
          <w:t>T</w:t>
        </w:r>
      </w:ins>
      <w:r w:rsidR="00173A13">
        <w:rPr>
          <w:rFonts w:ascii="Times New Roman" w:hAnsi="Times New Roman" w:cs="Times New Roman"/>
        </w:rPr>
        <w:t xml:space="preserve">his diversity can be broadly grouped into a small number of </w:t>
      </w:r>
      <w:r w:rsidR="00D924EC">
        <w:rPr>
          <w:rFonts w:ascii="Times New Roman" w:hAnsi="Times New Roman" w:cs="Times New Roman"/>
        </w:rPr>
        <w:t>un</w:t>
      </w:r>
      <w:r w:rsidR="00100B6F">
        <w:rPr>
          <w:rFonts w:ascii="Times New Roman" w:hAnsi="Times New Roman" w:cs="Times New Roman"/>
        </w:rPr>
        <w:t>i</w:t>
      </w:r>
      <w:r w:rsidR="00D924EC">
        <w:rPr>
          <w:rFonts w:ascii="Times New Roman" w:hAnsi="Times New Roman" w:cs="Times New Roman"/>
        </w:rPr>
        <w:t>que</w:t>
      </w:r>
      <w:r w:rsidR="00173A13">
        <w:rPr>
          <w:rFonts w:ascii="Times New Roman" w:hAnsi="Times New Roman" w:cs="Times New Roman"/>
        </w:rPr>
        <w:t xml:space="preserve"> temporal patterns and demonstrate clear ecological structuring of these different clusters</w:t>
      </w:r>
      <w:r w:rsidR="00D924EC">
        <w:rPr>
          <w:rFonts w:ascii="Times New Roman" w:hAnsi="Times New Roman" w:cs="Times New Roman"/>
        </w:rPr>
        <w:t>.</w:t>
      </w:r>
      <w:r w:rsidR="00173A13">
        <w:rPr>
          <w:rFonts w:ascii="Times New Roman" w:hAnsi="Times New Roman" w:cs="Times New Roman"/>
        </w:rPr>
        <w:t xml:space="preserve"> Together, </w:t>
      </w:r>
      <w:commentRangeStart w:id="23"/>
      <w:r w:rsidR="00173A13">
        <w:rPr>
          <w:rFonts w:ascii="Times New Roman" w:hAnsi="Times New Roman" w:cs="Times New Roman"/>
        </w:rPr>
        <w:t xml:space="preserve">these results have enabled a clearer understanding </w:t>
      </w:r>
      <w:commentRangeEnd w:id="23"/>
      <w:r w:rsidR="009757EF">
        <w:rPr>
          <w:rStyle w:val="CommentReference"/>
        </w:rPr>
        <w:commentReference w:id="23"/>
      </w:r>
      <w:r w:rsidR="00173A13">
        <w:rPr>
          <w:rFonts w:ascii="Times New Roman" w:hAnsi="Times New Roman" w:cs="Times New Roman"/>
        </w:rPr>
        <w:t xml:space="preserve">of the comparative contributions of biotic (specific </w:t>
      </w:r>
      <w:proofErr w:type="spellStart"/>
      <w:r w:rsidR="00173A13">
        <w:rPr>
          <w:rFonts w:ascii="Times New Roman" w:hAnsi="Times New Roman" w:cs="Times New Roman"/>
        </w:rPr>
        <w:t>specific</w:t>
      </w:r>
      <w:proofErr w:type="spellEnd"/>
      <w:r w:rsidR="00173A13">
        <w:rPr>
          <w:rFonts w:ascii="Times New Roman" w:hAnsi="Times New Roman" w:cs="Times New Roman"/>
        </w:rPr>
        <w:t xml:space="preserve"> preferences) and abiotic (the broader ecological structure of the environment) </w:t>
      </w:r>
      <w:r w:rsidR="00D924EC">
        <w:rPr>
          <w:rFonts w:ascii="Times New Roman" w:hAnsi="Times New Roman" w:cs="Times New Roman"/>
        </w:rPr>
        <w:t xml:space="preserve">factors </w:t>
      </w:r>
      <w:r w:rsidR="00173A13">
        <w:rPr>
          <w:rFonts w:ascii="Times New Roman" w:hAnsi="Times New Roman" w:cs="Times New Roman"/>
        </w:rPr>
        <w:t xml:space="preserve">in shaping mosquito population dynamics, and, by extension, the temporal profile of malaria risk. </w:t>
      </w:r>
    </w:p>
    <w:p w14:paraId="68F0BAF9" w14:textId="32C4D040" w:rsidR="00D97A37" w:rsidRDefault="000F45DE" w:rsidP="00CA50F2">
      <w:pPr>
        <w:spacing w:line="360" w:lineRule="auto"/>
        <w:jc w:val="both"/>
        <w:rPr>
          <w:rFonts w:ascii="Times New Roman" w:hAnsi="Times New Roman" w:cs="Times New Roman"/>
        </w:rPr>
      </w:pPr>
      <w:del w:id="24" w:author="Ghani, Azra C H" w:date="2020-01-06T12:42:00Z">
        <w:r w:rsidDel="009757EF">
          <w:rPr>
            <w:rFonts w:ascii="Times New Roman" w:hAnsi="Times New Roman" w:cs="Times New Roman"/>
          </w:rPr>
          <w:delText>Of particular interest</w:delText>
        </w:r>
      </w:del>
      <w:ins w:id="25" w:author="Ghani, Azra C H" w:date="2020-01-06T12:42:00Z">
        <w:r w:rsidR="009757EF">
          <w:rPr>
            <w:rFonts w:ascii="Times New Roman" w:hAnsi="Times New Roman" w:cs="Times New Roman"/>
          </w:rPr>
          <w:t>One key finding</w:t>
        </w:r>
      </w:ins>
      <w:r>
        <w:rPr>
          <w:rFonts w:ascii="Times New Roman" w:hAnsi="Times New Roman" w:cs="Times New Roman"/>
        </w:rPr>
        <w:t xml:space="preserve"> is the consistent pattern of </w:t>
      </w:r>
      <w:r w:rsidR="00100B6F">
        <w:rPr>
          <w:rFonts w:ascii="Times New Roman" w:hAnsi="Times New Roman" w:cs="Times New Roman"/>
        </w:rPr>
        <w:t xml:space="preserve">abundance </w:t>
      </w:r>
      <w:r>
        <w:rPr>
          <w:rFonts w:ascii="Times New Roman" w:hAnsi="Times New Roman" w:cs="Times New Roman"/>
        </w:rPr>
        <w:t xml:space="preserve">peaking during the dry season observed for </w:t>
      </w:r>
      <w:r>
        <w:rPr>
          <w:rFonts w:ascii="Times New Roman" w:hAnsi="Times New Roman" w:cs="Times New Roman"/>
          <w:i/>
        </w:rPr>
        <w:t xml:space="preserve">Anopheles </w:t>
      </w:r>
      <w:proofErr w:type="spellStart"/>
      <w:r>
        <w:rPr>
          <w:rFonts w:ascii="Times New Roman" w:hAnsi="Times New Roman" w:cs="Times New Roman"/>
          <w:i/>
        </w:rPr>
        <w:t>fluviatilis</w:t>
      </w:r>
      <w:proofErr w:type="spellEnd"/>
      <w:r>
        <w:rPr>
          <w:rFonts w:ascii="Times New Roman" w:hAnsi="Times New Roman" w:cs="Times New Roman"/>
        </w:rPr>
        <w:t>. Whilst previous work has identified these dynamics</w:t>
      </w:r>
      <w:r w:rsidR="000A3C2A">
        <w:rPr>
          <w:rFonts w:ascii="Times New Roman" w:hAnsi="Times New Roman" w:cs="Times New Roman"/>
        </w:rPr>
        <w:fldChar w:fldCharType="begin" w:fldLock="1"/>
      </w:r>
      <w:r w:rsidR="004817C7">
        <w:rPr>
          <w:rFonts w:ascii="Times New Roman" w:hAnsi="Times New Roman" w:cs="Times New Roman"/>
        </w:rPr>
        <w:instrText>ADDIN CSL_CITATION {"citationItems":[{"id":"ITEM-1","itemData":{"ISSN":"0001-706X (Print)","PMID":"7863849","abstract":"The utility of light traps for sampling Anopheles fluviatilis, the major malaria vector in the hill tracts of Koraput district, Orissa, was assessed. A modified version of the CDC miniature light trap was used in the study. The data generated from light trap collections were analysed and compared with daytime resting, man-biting and night resting collections carried out in parallel. The number per trap recorded in cattle sheds was significantly higher than that recorded in human dwellings. A similar pattern was observed in hand catches of indoor resting population though the difference was not significant. The density recorded from light traps over time was found to have a significant positive linear association with corresponding indoor (r = 0.625; p = 0.0019) as well as outdoor (r = 0.603; p = 0.0029) diurnal resting densities. The proportion with different gonotrophic stages varied significantly between different types of collections. The age structure of A. fluviatilis did not differ significantly with the types of collection. As the light trap catches reflect seasonal fluctuations in the diurnal resting collections, they can justifiably be used in monitoring the relative density of A. fluviatilis in the place of cumbersome hand catch methods. Other uses of light traps are also discussed.","author":[{"dropping-particle":"","family":"Gunasekaran","given":"K","non-dropping-particle":"","parse-names":false,"suffix":""},{"dropping-particle":"","family":"Jambulingam","given":"P","non-dropping-particle":"","parse-names":false,"suffix":""},{"dropping-particle":"","family":"Sadanandane","given":"C","non-dropping-particle":"","parse-names":false,"suffix":""},{"dropping-particle":"","family":"Sahu","given":"S S","non-dropping-particle":"","parse-names":false,"suffix":""},{"dropping-particle":"","family":"Das","given":"P K","non-dropping-particle":"","parse-names":false,"suffix":""}],"container-title":"Acta tropica","id":"ITEM-1","issue":"1","issued":{"date-parts":[["1994","10"]]},"language":"eng","page":"1-11","publisher-place":"Netherlands","title":"D Reliability of light trap sampling for Anopheles fluviatilis, a vector of malaria.","type":"article-journal","volume":"58"},"uris":["http://www.mendeley.com/documents/?uuid=67dd6bc2-0cda-4b63-a56d-ffa4a787fd6f"]},{"id":"ITEM-2","itemData":{"DOI":"10.1093/jme/tjx065","ISSN":"0022-2585","author":[{"dropping-particle":"","family":"Sahu","given":"S. S.","non-dropping-particle":"","parse-names":false,"suffix":""},{"dropping-particle":"","family":"Gunasekaran","given":"K.","non-dropping-particle":"","parse-names":false,"suffix":""},{"dropping-particle":"","family":"Krishnamoorthy","given":"N.","non-dropping-particle":"","parse-names":false,"suffix":""},{"dropping-particle":"","family":"Vanamail","given":"P.","non-dropping-particle":"","parse-names":false,"suffix":""},{"dropping-particle":"","family":"Mathivanan","given":"A","non-dropping-particle":"","parse-names":false,"suffix":""},{"dropping-particle":"","family":"Manonmani","given":"A.","non-dropping-particle":"","parse-names":false,"suffix":""},{"dropping-particle":"","family":"Jambulingam","given":"P.","non-dropping-particle":"","parse-names":false,"suffix":""}],"container-title":"Journal of Medical Entomology","id":"ITEM-2","issue":"4","issued":{"date-parts":[["2017","7","1"]]},"page":"821-830","publisher":"Oxford University Press","title":"Bionomics of Anopheles fluviatilis and Anopheles culicifacies (Diptera: Culicidae) in Relation to Malaria Transmission in East-Central India","type":"article-journal","volume":"54"},"uris":["http://www.mendeley.com/documents/?uuid=814a8939-e630-3681-8ea2-ea2ed40f7ff8"]}],"mendeley":{"formattedCitation":"&lt;sup&gt;36,37&lt;/sup&gt;","plainTextFormattedCitation":"36,37","previouslyFormattedCitation":"&lt;sup&gt;36,37&lt;/sup&gt;"},"properties":{"noteIndex":0},"schema":"https://github.com/citation-style-language/schema/raw/master/csl-citation.json"}</w:instrText>
      </w:r>
      <w:r w:rsidR="000A3C2A">
        <w:rPr>
          <w:rFonts w:ascii="Times New Roman" w:hAnsi="Times New Roman" w:cs="Times New Roman"/>
        </w:rPr>
        <w:fldChar w:fldCharType="separate"/>
      </w:r>
      <w:r w:rsidR="006E0AAB" w:rsidRPr="006E0AAB">
        <w:rPr>
          <w:rFonts w:ascii="Times New Roman" w:hAnsi="Times New Roman" w:cs="Times New Roman"/>
          <w:noProof/>
          <w:vertAlign w:val="superscript"/>
        </w:rPr>
        <w:t>36,37</w:t>
      </w:r>
      <w:r w:rsidR="000A3C2A">
        <w:rPr>
          <w:rFonts w:ascii="Times New Roman" w:hAnsi="Times New Roman" w:cs="Times New Roman"/>
        </w:rPr>
        <w:fldChar w:fldCharType="end"/>
      </w:r>
      <w:r>
        <w:rPr>
          <w:rFonts w:ascii="Times New Roman" w:hAnsi="Times New Roman" w:cs="Times New Roman"/>
        </w:rPr>
        <w:t>, our work highlights</w:t>
      </w:r>
      <w:r w:rsidR="00D924EC">
        <w:rPr>
          <w:rFonts w:ascii="Times New Roman" w:hAnsi="Times New Roman" w:cs="Times New Roman"/>
        </w:rPr>
        <w:t xml:space="preserve">, </w:t>
      </w:r>
      <w:r>
        <w:rPr>
          <w:rFonts w:ascii="Times New Roman" w:hAnsi="Times New Roman" w:cs="Times New Roman"/>
        </w:rPr>
        <w:t>two important features: firstly that these dynamics are observed across</w:t>
      </w:r>
      <w:r w:rsidR="00100B6F">
        <w:rPr>
          <w:rFonts w:ascii="Times New Roman" w:hAnsi="Times New Roman" w:cs="Times New Roman"/>
        </w:rPr>
        <w:t xml:space="preserve"> a</w:t>
      </w:r>
      <w:r>
        <w:rPr>
          <w:rFonts w:ascii="Times New Roman" w:hAnsi="Times New Roman" w:cs="Times New Roman"/>
        </w:rPr>
        <w:t xml:space="preserve"> </w:t>
      </w:r>
      <w:r w:rsidR="00144B8A">
        <w:rPr>
          <w:rFonts w:ascii="Times New Roman" w:hAnsi="Times New Roman" w:cs="Times New Roman"/>
        </w:rPr>
        <w:t xml:space="preserve">high proportion of settings in which </w:t>
      </w:r>
      <w:r w:rsidR="00144B8A">
        <w:rPr>
          <w:rFonts w:ascii="Times New Roman" w:hAnsi="Times New Roman" w:cs="Times New Roman"/>
          <w:i/>
        </w:rPr>
        <w:t xml:space="preserve">Anopheles </w:t>
      </w:r>
      <w:proofErr w:type="spellStart"/>
      <w:r w:rsidR="00144B8A">
        <w:rPr>
          <w:rFonts w:ascii="Times New Roman" w:hAnsi="Times New Roman" w:cs="Times New Roman"/>
          <w:i/>
        </w:rPr>
        <w:t>fluviatilis</w:t>
      </w:r>
      <w:proofErr w:type="spellEnd"/>
      <w:r w:rsidR="00144B8A">
        <w:rPr>
          <w:rFonts w:ascii="Times New Roman" w:hAnsi="Times New Roman" w:cs="Times New Roman"/>
          <w:i/>
        </w:rPr>
        <w:t xml:space="preserve"> </w:t>
      </w:r>
      <w:r w:rsidR="00144B8A">
        <w:rPr>
          <w:rFonts w:ascii="Times New Roman" w:hAnsi="Times New Roman" w:cs="Times New Roman"/>
        </w:rPr>
        <w:t>is found</w:t>
      </w:r>
      <w:r>
        <w:rPr>
          <w:rFonts w:ascii="Times New Roman" w:hAnsi="Times New Roman" w:cs="Times New Roman"/>
        </w:rPr>
        <w:t xml:space="preserve"> (rather than being a chance finding in a single location), and secondly that these dynamics are largely restricted to </w:t>
      </w:r>
      <w:r>
        <w:rPr>
          <w:rFonts w:ascii="Times New Roman" w:hAnsi="Times New Roman" w:cs="Times New Roman"/>
          <w:i/>
        </w:rPr>
        <w:t xml:space="preserve">Anopheles </w:t>
      </w:r>
      <w:proofErr w:type="spellStart"/>
      <w:r>
        <w:rPr>
          <w:rFonts w:ascii="Times New Roman" w:hAnsi="Times New Roman" w:cs="Times New Roman"/>
          <w:i/>
        </w:rPr>
        <w:t>fluviatilis</w:t>
      </w:r>
      <w:proofErr w:type="spellEnd"/>
      <w:r>
        <w:rPr>
          <w:rFonts w:ascii="Times New Roman" w:hAnsi="Times New Roman" w:cs="Times New Roman"/>
        </w:rPr>
        <w:t xml:space="preserve">. </w:t>
      </w:r>
      <w:r w:rsidR="00D924EC">
        <w:rPr>
          <w:rFonts w:ascii="Times New Roman" w:hAnsi="Times New Roman" w:cs="Times New Roman"/>
        </w:rPr>
        <w:t>These results</w:t>
      </w:r>
      <w:r>
        <w:rPr>
          <w:rFonts w:ascii="Times New Roman" w:hAnsi="Times New Roman" w:cs="Times New Roman"/>
        </w:rPr>
        <w:t xml:space="preserve"> </w:t>
      </w:r>
      <w:r w:rsidR="00D924EC">
        <w:rPr>
          <w:rFonts w:ascii="Times New Roman" w:hAnsi="Times New Roman" w:cs="Times New Roman"/>
        </w:rPr>
        <w:t xml:space="preserve">are </w:t>
      </w:r>
      <w:r>
        <w:rPr>
          <w:rFonts w:ascii="Times New Roman" w:hAnsi="Times New Roman" w:cs="Times New Roman"/>
        </w:rPr>
        <w:t xml:space="preserve">consistent with recent work that has identified streams and </w:t>
      </w:r>
      <w:r w:rsidR="00D97A37">
        <w:rPr>
          <w:rFonts w:ascii="Times New Roman" w:hAnsi="Times New Roman" w:cs="Times New Roman"/>
        </w:rPr>
        <w:t xml:space="preserve">surrounding stagnant water as the </w:t>
      </w:r>
      <w:r w:rsidR="00144B8A">
        <w:rPr>
          <w:rFonts w:ascii="Times New Roman" w:hAnsi="Times New Roman" w:cs="Times New Roman"/>
        </w:rPr>
        <w:t xml:space="preserve">species’ </w:t>
      </w:r>
      <w:r w:rsidR="00D97A37">
        <w:rPr>
          <w:rFonts w:ascii="Times New Roman" w:hAnsi="Times New Roman" w:cs="Times New Roman"/>
        </w:rPr>
        <w:t>preferred breeding site</w:t>
      </w:r>
      <w:r w:rsidR="0024115E">
        <w:rPr>
          <w:rFonts w:ascii="Times New Roman" w:hAnsi="Times New Roman" w:cs="Times New Roman"/>
        </w:rPr>
        <w:fldChar w:fldCharType="begin" w:fldLock="1"/>
      </w:r>
      <w:r w:rsidR="004817C7">
        <w:rPr>
          <w:rFonts w:ascii="Times New Roman" w:hAnsi="Times New Roman" w:cs="Times New Roman"/>
        </w:rPr>
        <w:instrText>ADDIN CSL_CITATION {"citationItems":[{"id":"ITEM-1","itemData":{"ISSN":"2348-5906","abstract":"In this article, we examine the preferential breeding habitats of Anopheles fluviatilis at sibling species level in malaria endemic district of Koraput, Odisha State, East-Central India. The study included the collection and rearing of the larva from different breeding habitats in three terrains and identification of the emerged adults at morphological as well molecular level. Out of 150 An. fluviatilis emerged, 149 was sibling species T and only one was sibling species S. Sibling species T was found to be breeding mostly in streams (66.4%) followed by paddy-fields (28.9%). Ponds, mud-puddles and pits together contributed only 4.7% of sibling species T. Since, sibling species S has been incriminated as the main human malaria vector in the area; it is recommended that a longitudinal immature survey covering three seasons over a larger temporal and geographical range would be useful to find out the preferential breeding habitats of An. fluviatilis species S.","author":[{"dropping-particle":"","family":"Dash","given":"Smrutidhara","non-dropping-particle":"","parse-names":false,"suffix":""},{"dropping-particle":"","family":"Sonia","given":"Thankachy","non-dropping-particle":"","parse-names":false,"suffix":""},{"dropping-particle":"","family":"Mathivanan","given":"Ashokkumar","non-dropping-particle":"","parse-names":false,"suffix":""},{"dropping-particle":"","family":"Sekhar Sahu","given":"Sudhansu","non-dropping-particle":"","parse-names":false,"suffix":""},{"dropping-particle":"","family":"Sudhansu Sekhar Sahu","given":"Correspondence","non-dropping-particle":"","parse-names":false,"suffix":""},{"dropping-particle":"","family":"Dasgupta","given":"Sauvik","non-dropping-particle":"","parse-names":false,"suffix":""}],"container-title":"~ 91 ~ International Journal of Mosquito Research","id":"ITEM-1","issue":"1","issued":{"date-parts":[["2018"]]},"page":"91-95","title":"Preferential breeding habitats of sibling species complexes of Anopheles fluviatilis in east-central India","type":"article-journal","volume":"5"},"uris":["http://www.mendeley.com/documents/?uuid=9c6ceaf9-e217-3cf2-ac30-a0ef368fd4a4"]}],"mendeley":{"formattedCitation":"&lt;sup&gt;38&lt;/sup&gt;","plainTextFormattedCitation":"38","previouslyFormattedCitation":"&lt;sup&gt;38&lt;/sup&gt;"},"properties":{"noteIndex":0},"schema":"https://github.com/citation-style-language/schema/raw/master/csl-citation.json"}</w:instrText>
      </w:r>
      <w:r w:rsidR="0024115E">
        <w:rPr>
          <w:rFonts w:ascii="Times New Roman" w:hAnsi="Times New Roman" w:cs="Times New Roman"/>
        </w:rPr>
        <w:fldChar w:fldCharType="separate"/>
      </w:r>
      <w:r w:rsidR="006E0AAB" w:rsidRPr="006E0AAB">
        <w:rPr>
          <w:rFonts w:ascii="Times New Roman" w:hAnsi="Times New Roman" w:cs="Times New Roman"/>
          <w:noProof/>
          <w:vertAlign w:val="superscript"/>
        </w:rPr>
        <w:t>38</w:t>
      </w:r>
      <w:r w:rsidR="0024115E">
        <w:rPr>
          <w:rFonts w:ascii="Times New Roman" w:hAnsi="Times New Roman" w:cs="Times New Roman"/>
        </w:rPr>
        <w:fldChar w:fldCharType="end"/>
      </w:r>
      <w:r w:rsidR="00D97A37">
        <w:rPr>
          <w:rFonts w:ascii="Times New Roman" w:hAnsi="Times New Roman" w:cs="Times New Roman"/>
        </w:rPr>
        <w:t xml:space="preserve">; breeding sites that become inundated and unsuitable during the monsoon season but that becoming increasingly suitable as the dry season ensues. By contrast to </w:t>
      </w:r>
      <w:r w:rsidR="00D97A37">
        <w:rPr>
          <w:rFonts w:ascii="Times New Roman" w:hAnsi="Times New Roman" w:cs="Times New Roman"/>
          <w:i/>
        </w:rPr>
        <w:t xml:space="preserve">Anopheles </w:t>
      </w:r>
      <w:proofErr w:type="spellStart"/>
      <w:r w:rsidR="00D97A37">
        <w:rPr>
          <w:rFonts w:ascii="Times New Roman" w:hAnsi="Times New Roman" w:cs="Times New Roman"/>
          <w:i/>
        </w:rPr>
        <w:t>fluviatilis</w:t>
      </w:r>
      <w:proofErr w:type="spellEnd"/>
      <w:r w:rsidR="00D97A37">
        <w:rPr>
          <w:rFonts w:ascii="Times New Roman" w:hAnsi="Times New Roman" w:cs="Times New Roman"/>
        </w:rPr>
        <w:t>, whose temporal dynamics appeared to be relatively consistent irrespective of the ecological setting, we observed extensive</w:t>
      </w:r>
      <w:r w:rsidR="00D924EC">
        <w:rPr>
          <w:rFonts w:ascii="Times New Roman" w:hAnsi="Times New Roman" w:cs="Times New Roman"/>
        </w:rPr>
        <w:t xml:space="preserve"> spatial</w:t>
      </w:r>
      <w:r w:rsidR="00D97A37">
        <w:rPr>
          <w:rFonts w:ascii="Times New Roman" w:hAnsi="Times New Roman" w:cs="Times New Roman"/>
        </w:rPr>
        <w:t xml:space="preserve"> </w:t>
      </w:r>
      <w:r w:rsidR="00D924EC">
        <w:rPr>
          <w:rFonts w:ascii="Times New Roman" w:hAnsi="Times New Roman" w:cs="Times New Roman"/>
        </w:rPr>
        <w:t xml:space="preserve">heterogeneity </w:t>
      </w:r>
      <w:r w:rsidR="00D97A37">
        <w:rPr>
          <w:rFonts w:ascii="Times New Roman" w:hAnsi="Times New Roman" w:cs="Times New Roman"/>
        </w:rPr>
        <w:t xml:space="preserve">in </w:t>
      </w:r>
      <w:r w:rsidR="00D924EC">
        <w:rPr>
          <w:rFonts w:ascii="Times New Roman" w:hAnsi="Times New Roman" w:cs="Times New Roman"/>
        </w:rPr>
        <w:t>the</w:t>
      </w:r>
      <w:r w:rsidR="00D97A37">
        <w:rPr>
          <w:rFonts w:ascii="Times New Roman" w:hAnsi="Times New Roman" w:cs="Times New Roman"/>
        </w:rPr>
        <w:t xml:space="preserve"> temporal dynamics of other mosquito species. </w:t>
      </w:r>
      <w:r w:rsidR="00D97A37">
        <w:rPr>
          <w:rFonts w:ascii="Times New Roman" w:hAnsi="Times New Roman" w:cs="Times New Roman"/>
          <w:i/>
        </w:rPr>
        <w:t xml:space="preserve">Anopheles </w:t>
      </w:r>
      <w:proofErr w:type="spellStart"/>
      <w:r w:rsidR="00D97A37">
        <w:rPr>
          <w:rFonts w:ascii="Times New Roman" w:hAnsi="Times New Roman" w:cs="Times New Roman"/>
          <w:i/>
        </w:rPr>
        <w:t>culicifacies</w:t>
      </w:r>
      <w:proofErr w:type="spellEnd"/>
      <w:r w:rsidR="00D97A37">
        <w:rPr>
          <w:rFonts w:ascii="Times New Roman" w:hAnsi="Times New Roman" w:cs="Times New Roman"/>
        </w:rPr>
        <w:t xml:space="preserve">, a dominant vector thought to be responsible for the majority of malaria transmission in </w:t>
      </w:r>
      <w:r w:rsidR="0024115E">
        <w:rPr>
          <w:rFonts w:ascii="Times New Roman" w:hAnsi="Times New Roman" w:cs="Times New Roman"/>
        </w:rPr>
        <w:t xml:space="preserve">both central and (more recently) </w:t>
      </w:r>
      <w:proofErr w:type="spellStart"/>
      <w:r w:rsidR="0024115E">
        <w:rPr>
          <w:rFonts w:ascii="Times New Roman" w:hAnsi="Times New Roman" w:cs="Times New Roman"/>
        </w:rPr>
        <w:t>northeastern</w:t>
      </w:r>
      <w:proofErr w:type="spellEnd"/>
      <w:r w:rsidR="0024115E">
        <w:rPr>
          <w:rFonts w:ascii="Times New Roman" w:hAnsi="Times New Roman" w:cs="Times New Roman"/>
        </w:rPr>
        <w:t xml:space="preserve"> </w:t>
      </w:r>
      <w:r w:rsidR="00D97A37">
        <w:rPr>
          <w:rFonts w:ascii="Times New Roman" w:hAnsi="Times New Roman" w:cs="Times New Roman"/>
        </w:rPr>
        <w:t>India</w:t>
      </w:r>
      <w:r w:rsidR="0024115E">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{"citationItems":[{"id":"ITEM-1","itemData":{"DOI":"10.5772/55215","author":[{"dropping-particle":"","family":"Dev","given":"Vas","non-dropping-particle":"","parse-names":false,"suffix":""},{"dropping-particle":"","family":"Sharma","given":"Vinod P.","non-dropping-particle":"","parse-names":false,"suffix":""}],"container-title":"Anopheles mosquitoes - New insights into malaria vectors","id":"ITEM-1","issued":{"date-parts":[["2013","7","24"]]},"publisher":"InTech","title":"The Dominant Mosquito Vectors of Human Malaria in India","type":"chapter"},"uris":["http://www.mendeley.com/documents/?uuid=4a59be8a-4ce2-37b8-891e-b8211ffd5e6d"]},{"id":"ITEM-2","itemData":{"ISSN":"09729062","PMID":"27681550","abstract":"Background &amp; objectives: Malaria has become endemic and subject of concern in most part of the India especially Northeastern states of India. Surveys before 2000 revealed that Anopheles minimus was major vector responsible for transmission of malaria in this region followed by An. dirus and An. fluviatilis. However, recent studies indicate replacement of An. minimus vector by An. culicifacies due to different ecological changes and change in landuse pattern etc. The objective of present study was to explore the vectorial role of An. culicifacies in transmission of malaria in four malaria endemic states, viz. Assam, Meghalaya, Manipur and Sikkim of India. Methods: The seven surveys were conducted in 176 selected villages belonging to eight districts of the four states in both pre-monsoon (March-April) and post-monsoon (September-October) seasons from 2010 to 2013. However, in 2011 surveys could not be carried out due to public inconvenience in pre-monsoon season. For vectorial role of all vector species collected, ELISA and PCR were assayed. Results: A total of 19,173 specimens belonging to 30 anopheline species were collected, out of which 4315 belonged to four established vector species. In total, 4183 specimens were processed through ELISA, out of which 236 specimens were found positive for circumsporozoite (CS) protein. Further, infectivity was confirmed by PCR in 35 samples, of which 12 samples were found positive for Plasmodium falciparum and three for P. vivax. Out of 12 Plasmodium falciparum positive samples, nine samples were positive for An. culicifacies, two for An. fluviatilis and one for An. minimus. While out of three Plasmodium vivax positive samples, two samples were positive for An. dirus and one sample was positive for An. culicifacies. Interpretation &amp; conclusion: Anopheles culicifacies replaced the An. minimus, the vector of malaria in Northeastern states of India, as it was found to be highly infected with malaria parasite as compared to An. minimus by ELISA and PCR analysis, and thus playing a major role in malaria transmission in this region. The ecological changes like deforestation, development of irrigation channels and change in landuse pattern, have helped in evolution of An. culicifacies in the study area. Therefore, modified vector control strategies are required on urgent basis.","author":[{"dropping-particle":"","family":"Akhtar","given":"Nasreen","non-dropping-particle":"","parse-names":false,"suffix":""},{"dropping-particle":"","family":"Nagpal","given":"B. N.","non-dropping-particle":"","parse-names":false,"suffix":""},{"dropping-particle":"","family":"Kapoor","given":"Neera","non-dropping-particle":"","parse-names":false,"suffix":""},{"dropping-particle":"","family":"Srivastava","given":"Aruna","non-dropping-particle":"","parse-names":false,"suffix":""},{"dropping-particle":"","family":"Valecha","given":"Neena","non-dropping-particle":"","parse-names":false,"suffix":""}],"container-title":"Journal of Vector Borne Diseases","id":"ITEM-2","issue":"3","issued":{"date-parts":[["2016","9","1"]]},"page":"264-271","publisher":"Malaria Research Center","title":"Role of an. Culicifacies as a vector of malaria in changing ecological scenario of northeastern states of India","type":"article-journal","volume":"53"},"uris":["http://www.mendeley.com/documents/?uuid=645179ca-01a0-31dd-9a75-b7e8ed0557b2"]}],"mendeley":{"formattedCitation":"&lt;sup&gt;39,40&lt;/sup&gt;","plainTextFormattedCitation":"39,40","previouslyFormattedCitation":"&lt;sup&gt;39,40&lt;/sup&gt;"},"properties":{"noteIndex":0},"schema":"https://github.com/citation-style-language/schema/raw/master/csl-citation.json"}</w:instrText>
      </w:r>
      <w:r w:rsidR="0024115E">
        <w:rPr>
          <w:rFonts w:ascii="Times New Roman" w:hAnsi="Times New Roman" w:cs="Times New Roman"/>
        </w:rPr>
        <w:fldChar w:fldCharType="separate"/>
      </w:r>
      <w:r w:rsidR="006E0AAB" w:rsidRPr="006E0AAB">
        <w:rPr>
          <w:rFonts w:ascii="Times New Roman" w:hAnsi="Times New Roman" w:cs="Times New Roman"/>
          <w:noProof/>
          <w:vertAlign w:val="superscript"/>
        </w:rPr>
        <w:t>39,40</w:t>
      </w:r>
      <w:r w:rsidR="0024115E">
        <w:rPr>
          <w:rFonts w:ascii="Times New Roman" w:hAnsi="Times New Roman" w:cs="Times New Roman"/>
        </w:rPr>
        <w:fldChar w:fldCharType="end"/>
      </w:r>
      <w:r w:rsidR="00D97A37">
        <w:rPr>
          <w:rFonts w:ascii="Times New Roman" w:hAnsi="Times New Roman" w:cs="Times New Roman"/>
        </w:rPr>
        <w:t xml:space="preserve">, was found to display a wide array of different dynamics, ranging from peaking during the monsoon season, to bimodal and even perennial behaviour depending on the sampling site. </w:t>
      </w:r>
      <w:r w:rsidR="00684220">
        <w:rPr>
          <w:rFonts w:ascii="Times New Roman" w:hAnsi="Times New Roman" w:cs="Times New Roman"/>
        </w:rPr>
        <w:t xml:space="preserve">As with </w:t>
      </w:r>
      <w:r w:rsidR="00684220">
        <w:rPr>
          <w:rFonts w:ascii="Times New Roman" w:hAnsi="Times New Roman" w:cs="Times New Roman"/>
          <w:i/>
        </w:rPr>
        <w:t xml:space="preserve">Anopheles </w:t>
      </w:r>
      <w:proofErr w:type="spellStart"/>
      <w:r w:rsidR="00684220">
        <w:rPr>
          <w:rFonts w:ascii="Times New Roman" w:hAnsi="Times New Roman" w:cs="Times New Roman"/>
          <w:i/>
        </w:rPr>
        <w:t>fluviatilis</w:t>
      </w:r>
      <w:proofErr w:type="spellEnd"/>
      <w:r w:rsidR="00684220">
        <w:rPr>
          <w:rFonts w:ascii="Times New Roman" w:hAnsi="Times New Roman" w:cs="Times New Roman"/>
        </w:rPr>
        <w:t xml:space="preserve">, these results can likely be understood in the context of the species’ breeding habits. </w:t>
      </w:r>
      <w:r w:rsidR="00684220">
        <w:rPr>
          <w:rFonts w:ascii="Times New Roman" w:hAnsi="Times New Roman" w:cs="Times New Roman"/>
          <w:i/>
        </w:rPr>
        <w:t xml:space="preserve">Anopheles </w:t>
      </w:r>
      <w:proofErr w:type="spellStart"/>
      <w:r w:rsidR="00684220">
        <w:rPr>
          <w:rFonts w:ascii="Times New Roman" w:hAnsi="Times New Roman" w:cs="Times New Roman"/>
          <w:i/>
        </w:rPr>
        <w:t>culicifacies</w:t>
      </w:r>
      <w:proofErr w:type="spellEnd"/>
      <w:r w:rsidR="00684220">
        <w:rPr>
          <w:rFonts w:ascii="Times New Roman" w:hAnsi="Times New Roman" w:cs="Times New Roman"/>
        </w:rPr>
        <w:t xml:space="preserve"> has been shown to be able to exploit a wide range of fresh water breeding habitats</w:t>
      </w:r>
      <w:r w:rsidR="0024115E">
        <w:rPr>
          <w:rFonts w:ascii="Times New Roman" w:hAnsi="Times New Roman" w:cs="Times New Roman"/>
        </w:rPr>
        <w:fldChar w:fldCharType="begin" w:fldLock="1"/>
      </w:r>
      <w:r w:rsidR="004817C7">
        <w:rPr>
          <w:rFonts w:ascii="Times New Roman" w:hAnsi="Times New Roman" w:cs="Times New Roman"/>
        </w:rPr>
        <w:instrText>ADDIN CSL_CITATION {"citationItems":[{"id":"ITEM-1","itemData":{"ISSN":"0972-9062 (Print)","PMID":"16161699","abstract":"BACKGROUND &amp; OBJECTIVES: Anopheles culicifacies Giles, the major malaria vector in Sri Lanka, exists as a species complex comprising two sympatric sibling species--species B and E. Species E is reported to be the major vector of Plasmodium vivax and P. falciparum parasites in Sri Lanka, whilst species B is a poor or nonvector as in India. Knowledge of the breeding habits of the two sibling species can help in designing optimal vector control strategies. Hence, a survey was conducted in Sri Lanka to study the preferential breeding habitats of An. culicifacies species B and E. METHODS: Immature forms of An. culicifacies were collected from identified breeding sites in malarious districts. Collected larvae were typed for their sibling species status based on mitotic Y-chromosome structure. Data was analysed using Statistical Package for Social Science version 10.0. RESULTS: An. culicifacies immature forms were found in 23 collection sites. Among these samples 19 were found to have species E and four to have species B. All species B larvae were collected from Tonigala village in the Puttalam district. None of the 23 sites was found to have both species B and E. Species E, the major vector of malaria, appears to breed in variety of breeding sites which can be of an indication of its adaptive variation to exploit breeding sites with varying limnological characteristics. INTERPRETATION &amp; CONCLUSION: The present findings have to be taken into account when formulating more effective larval control measures. They also show the need for a detailed study of possible different preferences for larval breeding sites between species B and E.","author":[{"dropping-particle":"","family":"Surendran","given":"S N","non-dropping-particle":"","parse-names":false,"suffix":""},{"dropping-particle":"","family":"Ramasamy","given":"R","non-dropping-particle":"","parse-names":false,"suffix":""}],"container-title":"Journal of vector borne diseases","id":"ITEM-1","issue":"2","issued":{"date-parts":[["2005","6"]]},"language":"eng","page":"39-44","publisher-place":"India","title":"Some characteristics of the larval breeding sites of Anopheles culicifacies species B and E in Sri Lanka.","type":"article-journal","volume":"42"},"uris":["http://www.mendeley.com/documents/?uuid=051275cb-1775-468d-88df-85cb0f0b4916"]},{"id":"ITEM-2","itemData":{"DOI":"10.1016/j.actatropica.2008.09.017","ISSN":"0001706X","abstract":"Anopheles culicifacies, is a complex of five isomorphic sibling species A, B, C, D and E and is considered to be the major malaria vector in the Indian subcontinent. Despite numerous studies, it is difficult to have a global view of the ecological and bionomical characteristics of the individual sibling species, as different identification methods have been used. Major biological and ecological trends such as the high plasticity of behaviour and the sympatry of species are addressed. In spite of the availability of rapid molecular identification tools, we still lack important information concerning the biological characteristics of each sibling species. Resistance to insecticide is alarming as it has developed quadruple resistance in two states of India. An intensified and appropriate intervention measure to interrupt transmission is the call of the day. The authors focus on (1) reviewing the vectorial aspects of An. culicifacies (2) discussing recently published data on bionomics of each sibling species, (3) identifying lacunae in the understanding of the Culicifacies complex, and (4) exploring the possibility of proper control measures. Our understanding of the bionomics of all the five sibling species would certainly help, keeping in mind the climatic changes we are to face in the next few years. © 2008 Elsevier B.V. All rights reserved.","author":[{"dropping-particle":"","family":"Barik","given":"T. K.","non-dropping-particle":"","parse-names":false,"suffix":""},{"dropping-particle":"","family":"Sahu","given":"B.","non-dropping-particle":"","parse-names":false,"suffix":""},{"dropping-particle":"","family":"Swain","given":"V.","non-dropping-particle":"","parse-names":false,"suffix":""}],"container-title":"Acta Tropica","id":"ITEM-2","issue":"2","issued":{"date-parts":[["2009","2"]]},"page":"87-97","title":"A review on Anopheles culicifacies: From bionomics to control with special reference to Indian subcontinent","type":"article","volume":"109"},"uris":["http://www.mendeley.com/documents/?uuid=ceca1198-f214-3651-9bd2-3fd07976d951"]}],"mendeley":{"formattedCitation":"&lt;sup&gt;41,42&lt;/sup&gt;","plainTextFormattedCitation":"41,42","previouslyFormattedCitation":"&lt;sup&gt;41,42&lt;/sup&gt;"},"properties":{"noteIndex":0},"schema":"https://github.com/citation-style-language/schema/raw/master/csl-citation.json"}</w:instrText>
      </w:r>
      <w:r w:rsidR="0024115E">
        <w:rPr>
          <w:rFonts w:ascii="Times New Roman" w:hAnsi="Times New Roman" w:cs="Times New Roman"/>
        </w:rPr>
        <w:fldChar w:fldCharType="separate"/>
      </w:r>
      <w:r w:rsidR="006E0AAB" w:rsidRPr="006E0AAB">
        <w:rPr>
          <w:rFonts w:ascii="Times New Roman" w:hAnsi="Times New Roman" w:cs="Times New Roman"/>
          <w:noProof/>
          <w:vertAlign w:val="superscript"/>
        </w:rPr>
        <w:t>41,42</w:t>
      </w:r>
      <w:r w:rsidR="0024115E">
        <w:rPr>
          <w:rFonts w:ascii="Times New Roman" w:hAnsi="Times New Roman" w:cs="Times New Roman"/>
        </w:rPr>
        <w:fldChar w:fldCharType="end"/>
      </w:r>
      <w:r w:rsidR="00684220">
        <w:rPr>
          <w:rFonts w:ascii="Times New Roman" w:hAnsi="Times New Roman" w:cs="Times New Roman"/>
        </w:rPr>
        <w:t>, as well as brackish sources</w:t>
      </w:r>
      <w:r w:rsidR="0024115E">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{"citationItems":[{"id":"ITEM-1","itemData":{"DOI":"10.1186/1475-2875-9-106","ISSN":"1475-2875","abstract":"Background: Anopheles culicifacies is the major vector of both\nfalciparum and vivax malaria in Sri Lanka, while Anopheles subpictus and\ncertain other species function as secondary vectors. In Sri Lanka, An.\nculicifacies is present as a species complex consisting of species B and\nE, while An. subpictus exists as a complex of species A-D. The\nfreshwater breeding habit of An. culicifacies is well established. In\norder to further characterize the breeding sites of the major malaria\nvectors in Sri Lanka, a limited larval survey was carried out at a site\nin the Eastern province that was affected by the 2004 Asian tsunami.\nMethods: Anopheline larvae were collected fortnightly for six months\nfrom a brackish water body near Batticaloa town using dippers. Collected\nlarvae were reared in the laboratory and the emerged adults were\nidentified using standard keys. Sibling species status was established\nbased on Y-chromosome morphology for An. culicifacies larvae and\nmorphometric characteristics for An. subpictus larvae and adults.\nSalinity, dissolved oxygen and pH were determined at the larval\ncollection site.\nResults: During a six month study covering dry and wet seasons, a total\nof 935 anopheline larvae were collected from this site that had salinity\nlevels up to 4 parts per thousand at different times. Among the emerged\nadult mosquitoes, 661 were identified as An. culicifacies s.l. and 58 as\nAn. subpictus s.l. Metaphase karyotyping of male larvae showed the\npresence of species E of the Culicifacies complex, and adult\nmorphometric analysis the presence of species B of the Subpictus\ncomplex. Both species were able to breed in water with salinity levels\nup to 4 ppt.\nConclusions: The study demonstrates the ability of An. culicifacies\nspecies E, the major vector of falciparum and vivax malaria in Sri\nLanka, to oviposit and breed in brackish water. The sibling species B in\nthe An. subpictus complex, a well-known salt water breeder and a\nsecondary malaria vector in the country, was also detected at the same\nsite. Since global warming and the rise in sea levels will further\nincrease of inland brackish water bodies, the findings have significant\nimplications for the control of malaria in Sri Lanka and elsewhere.","author":[{"dropping-particle":"","family":"Jude","given":"Pavilupillai J","non-dropping-particle":"","parse-names":false,"suffix":""},{"dropping-particle":"","family":"Dharshini","given":"Sangaralingam","non-dropping-particle":"","parse-names":false,"suffix":""},{"dropping-particle":"","family":"Vinobaba","given":"Muthuladchumy","non-dropping-particle":"","parse-names":false,"suffix":""},{"dropping-particle":"","family":"Surendran","given":"Sinnathamby N","non-dropping-particle":"","parse-names":false,"suffix":""},{"dropping-particle":"","family":"Ramasamy","given":"Ranjan","non-dropping-particle":"","parse-names":false,"suffix":""}],"container-title":"MALARIA JOURNAL","id":"ITEM-1","issued":{"date-parts":[["2010","4"]]},"publisher":"BIOMED CENTRAL LTD","publisher-place":"236 GRAYS INN RD, FLOOR 6, LONDON WC1X 8HL, ENGLAND","title":"Anopheles culicifacies breeding in brackish waters in Sri Lanka and implications for malaria control","type":"article-journal","volume":"9"},"uris":["http://www.mendeley.com/documents/?uuid=9dc323e5-3af6-4cf3-8524-40b10eb8e094"]}],"mendeley":{"formattedCitation":"&lt;sup&gt;43&lt;/sup&gt;","plainTextFormattedCitation":"43","previouslyFormattedCitation":"&lt;sup&gt;43&lt;/sup&gt;"},"properties":{"noteIndex":0},"schema":"https://github.com/citation-style-language/schema/raw/master/csl-citation.json"}</w:instrText>
      </w:r>
      <w:r w:rsidR="0024115E">
        <w:rPr>
          <w:rFonts w:ascii="Times New Roman" w:hAnsi="Times New Roman" w:cs="Times New Roman"/>
        </w:rPr>
        <w:fldChar w:fldCharType="separate"/>
      </w:r>
      <w:r w:rsidR="006E0AAB" w:rsidRPr="006E0AAB">
        <w:rPr>
          <w:rFonts w:ascii="Times New Roman" w:hAnsi="Times New Roman" w:cs="Times New Roman"/>
          <w:noProof/>
          <w:vertAlign w:val="superscript"/>
        </w:rPr>
        <w:t>43</w:t>
      </w:r>
      <w:r w:rsidR="0024115E">
        <w:rPr>
          <w:rFonts w:ascii="Times New Roman" w:hAnsi="Times New Roman" w:cs="Times New Roman"/>
        </w:rPr>
        <w:fldChar w:fldCharType="end"/>
      </w:r>
      <w:r w:rsidR="00684220">
        <w:rPr>
          <w:rFonts w:ascii="Times New Roman" w:hAnsi="Times New Roman" w:cs="Times New Roman"/>
        </w:rPr>
        <w:t xml:space="preserve">. These contrasting results for </w:t>
      </w:r>
      <w:r w:rsidR="00684220">
        <w:rPr>
          <w:rFonts w:ascii="Times New Roman" w:hAnsi="Times New Roman" w:cs="Times New Roman"/>
          <w:i/>
        </w:rPr>
        <w:t xml:space="preserve">Anopheles </w:t>
      </w:r>
      <w:proofErr w:type="spellStart"/>
      <w:r w:rsidR="00684220">
        <w:rPr>
          <w:rFonts w:ascii="Times New Roman" w:hAnsi="Times New Roman" w:cs="Times New Roman"/>
          <w:i/>
        </w:rPr>
        <w:t>culicifacies</w:t>
      </w:r>
      <w:proofErr w:type="spellEnd"/>
      <w:r w:rsidR="00684220">
        <w:rPr>
          <w:rFonts w:ascii="Times New Roman" w:hAnsi="Times New Roman" w:cs="Times New Roman"/>
          <w:i/>
        </w:rPr>
        <w:t xml:space="preserve"> </w:t>
      </w:r>
      <w:r w:rsidR="00684220">
        <w:rPr>
          <w:rFonts w:ascii="Times New Roman" w:hAnsi="Times New Roman" w:cs="Times New Roman"/>
        </w:rPr>
        <w:t xml:space="preserve">and </w:t>
      </w:r>
      <w:r w:rsidR="00684220">
        <w:rPr>
          <w:rFonts w:ascii="Times New Roman" w:hAnsi="Times New Roman" w:cs="Times New Roman"/>
          <w:i/>
        </w:rPr>
        <w:t xml:space="preserve">Anopheles </w:t>
      </w:r>
      <w:proofErr w:type="spellStart"/>
      <w:r w:rsidR="00684220">
        <w:rPr>
          <w:rFonts w:ascii="Times New Roman" w:hAnsi="Times New Roman" w:cs="Times New Roman"/>
          <w:i/>
        </w:rPr>
        <w:t>fluviatilis</w:t>
      </w:r>
      <w:proofErr w:type="spellEnd"/>
      <w:r w:rsidR="00684220">
        <w:rPr>
          <w:rFonts w:ascii="Times New Roman" w:hAnsi="Times New Roman" w:cs="Times New Roman"/>
        </w:rPr>
        <w:t xml:space="preserve"> highlight</w:t>
      </w:r>
      <w:r w:rsidR="00D924EC">
        <w:rPr>
          <w:rFonts w:ascii="Times New Roman" w:hAnsi="Times New Roman" w:cs="Times New Roman"/>
        </w:rPr>
        <w:t xml:space="preserve"> how</w:t>
      </w:r>
      <w:r w:rsidR="00684220">
        <w:rPr>
          <w:rFonts w:ascii="Times New Roman" w:hAnsi="Times New Roman" w:cs="Times New Roman"/>
        </w:rPr>
        <w:t xml:space="preserve"> the complex interplay </w:t>
      </w:r>
      <w:r w:rsidR="00D924EC">
        <w:rPr>
          <w:rFonts w:ascii="Times New Roman" w:hAnsi="Times New Roman" w:cs="Times New Roman"/>
        </w:rPr>
        <w:t>between</w:t>
      </w:r>
      <w:r w:rsidR="00684220">
        <w:rPr>
          <w:rFonts w:ascii="Times New Roman" w:hAnsi="Times New Roman" w:cs="Times New Roman"/>
        </w:rPr>
        <w:t xml:space="preserve"> species specific breeding preferences (or the lack thereof)</w:t>
      </w:r>
      <w:r w:rsidR="00660348">
        <w:rPr>
          <w:rFonts w:ascii="Times New Roman" w:hAnsi="Times New Roman" w:cs="Times New Roman"/>
        </w:rPr>
        <w:t xml:space="preserve"> interact with </w:t>
      </w:r>
      <w:r w:rsidR="00684220">
        <w:rPr>
          <w:rFonts w:ascii="Times New Roman" w:hAnsi="Times New Roman" w:cs="Times New Roman"/>
        </w:rPr>
        <w:t xml:space="preserve">ecological structure (that modulates breeding site availability and productivity) </w:t>
      </w:r>
      <w:r w:rsidR="00304FD4">
        <w:rPr>
          <w:rFonts w:ascii="Times New Roman" w:hAnsi="Times New Roman" w:cs="Times New Roman"/>
        </w:rPr>
        <w:t xml:space="preserve">to </w:t>
      </w:r>
      <w:r w:rsidR="00684220">
        <w:rPr>
          <w:rFonts w:ascii="Times New Roman" w:hAnsi="Times New Roman" w:cs="Times New Roman"/>
        </w:rPr>
        <w:t>determine the temporal dynamics of mosquito population</w:t>
      </w:r>
      <w:r w:rsidR="00144B8A">
        <w:rPr>
          <w:rFonts w:ascii="Times New Roman" w:hAnsi="Times New Roman" w:cs="Times New Roman"/>
        </w:rPr>
        <w:t>s</w:t>
      </w:r>
      <w:r w:rsidR="00684220">
        <w:rPr>
          <w:rFonts w:ascii="Times New Roman" w:hAnsi="Times New Roman" w:cs="Times New Roman"/>
        </w:rPr>
        <w:t xml:space="preserve">. </w:t>
      </w:r>
      <w:r w:rsidR="00D97A37">
        <w:rPr>
          <w:rFonts w:ascii="Times New Roman" w:hAnsi="Times New Roman" w:cs="Times New Roman"/>
        </w:rPr>
        <w:t xml:space="preserve">Together, these results highlight important, species-specific differences in the </w:t>
      </w:r>
      <w:r w:rsidR="00660348">
        <w:rPr>
          <w:rFonts w:ascii="Times New Roman" w:hAnsi="Times New Roman" w:cs="Times New Roman"/>
        </w:rPr>
        <w:t xml:space="preserve">plasticity </w:t>
      </w:r>
      <w:r w:rsidR="00144B8A">
        <w:rPr>
          <w:rFonts w:ascii="Times New Roman" w:hAnsi="Times New Roman" w:cs="Times New Roman"/>
        </w:rPr>
        <w:t xml:space="preserve">of their </w:t>
      </w:r>
      <w:r w:rsidR="00D97A37">
        <w:rPr>
          <w:rFonts w:ascii="Times New Roman" w:hAnsi="Times New Roman" w:cs="Times New Roman"/>
        </w:rPr>
        <w:t>dynamics, and underscore the</w:t>
      </w:r>
      <w:r w:rsidR="00D924EC">
        <w:rPr>
          <w:rFonts w:ascii="Times New Roman" w:hAnsi="Times New Roman" w:cs="Times New Roman"/>
        </w:rPr>
        <w:t xml:space="preserve"> crucial</w:t>
      </w:r>
      <w:r w:rsidR="00D97A37">
        <w:rPr>
          <w:rFonts w:ascii="Times New Roman" w:hAnsi="Times New Roman" w:cs="Times New Roman"/>
        </w:rPr>
        <w:t xml:space="preserve"> importance of</w:t>
      </w:r>
      <w:r w:rsidR="00D924EC">
        <w:rPr>
          <w:rFonts w:ascii="Times New Roman" w:hAnsi="Times New Roman" w:cs="Times New Roman"/>
        </w:rPr>
        <w:t xml:space="preserve"> </w:t>
      </w:r>
      <w:r w:rsidR="00D924EC">
        <w:rPr>
          <w:rFonts w:ascii="Times New Roman" w:hAnsi="Times New Roman" w:cs="Times New Roman"/>
        </w:rPr>
        <w:lastRenderedPageBreak/>
        <w:t>considering</w:t>
      </w:r>
      <w:r w:rsidR="00D97A37">
        <w:rPr>
          <w:rFonts w:ascii="Times New Roman" w:hAnsi="Times New Roman" w:cs="Times New Roman"/>
        </w:rPr>
        <w:t xml:space="preserve"> both species composition and ecological structure into </w:t>
      </w:r>
      <w:r w:rsidR="00660348">
        <w:rPr>
          <w:rFonts w:ascii="Times New Roman" w:hAnsi="Times New Roman" w:cs="Times New Roman"/>
        </w:rPr>
        <w:t xml:space="preserve">our </w:t>
      </w:r>
      <w:r w:rsidR="00D97A37">
        <w:rPr>
          <w:rFonts w:ascii="Times New Roman" w:hAnsi="Times New Roman" w:cs="Times New Roman"/>
        </w:rPr>
        <w:t xml:space="preserve">understanding of malaria transmission. </w:t>
      </w:r>
    </w:p>
    <w:p w14:paraId="7641D6F8" w14:textId="5B323509" w:rsidR="008617AD" w:rsidRDefault="00B630DE" w:rsidP="00CA50F2">
      <w:pPr>
        <w:spacing w:line="360" w:lineRule="auto"/>
        <w:jc w:val="both"/>
        <w:rPr>
          <w:rFonts w:ascii="Times New Roman" w:hAnsi="Times New Roman" w:cs="Times New Roman"/>
        </w:rPr>
      </w:pPr>
      <w:r>
        <w:rPr>
          <w:rFonts w:ascii="Times New Roman" w:hAnsi="Times New Roman" w:cs="Times New Roman"/>
        </w:rPr>
        <w:t xml:space="preserve">In addition to </w:t>
      </w:r>
      <w:r w:rsidR="009F55B9">
        <w:rPr>
          <w:rFonts w:ascii="Times New Roman" w:hAnsi="Times New Roman" w:cs="Times New Roman"/>
        </w:rPr>
        <w:t xml:space="preserve">these </w:t>
      </w:r>
      <w:r>
        <w:rPr>
          <w:rFonts w:ascii="Times New Roman" w:hAnsi="Times New Roman" w:cs="Times New Roman"/>
        </w:rPr>
        <w:t>species</w:t>
      </w:r>
      <w:r w:rsidR="009F55B9">
        <w:rPr>
          <w:rFonts w:ascii="Times New Roman" w:hAnsi="Times New Roman" w:cs="Times New Roman"/>
        </w:rPr>
        <w:t>-</w:t>
      </w:r>
      <w:r>
        <w:rPr>
          <w:rFonts w:ascii="Times New Roman" w:hAnsi="Times New Roman" w:cs="Times New Roman"/>
        </w:rPr>
        <w:t xml:space="preserve">specific associations with particular temporal profiles, our </w:t>
      </w:r>
      <w:del w:id="26" w:author="Ghani, Azra C H" w:date="2020-01-06T12:44:00Z">
        <w:r w:rsidDel="009757EF">
          <w:rPr>
            <w:rFonts w:ascii="Times New Roman" w:hAnsi="Times New Roman" w:cs="Times New Roman"/>
          </w:rPr>
          <w:delText xml:space="preserve">work modelling </w:delText>
        </w:r>
        <w:r w:rsidR="0091418B" w:rsidDel="009757EF">
          <w:rPr>
            <w:rFonts w:ascii="Times New Roman" w:hAnsi="Times New Roman" w:cs="Times New Roman"/>
          </w:rPr>
          <w:delText xml:space="preserve">membership of a particular </w:delText>
        </w:r>
        <w:r w:rsidR="002E48A5" w:rsidDel="009757EF">
          <w:rPr>
            <w:rFonts w:ascii="Times New Roman" w:hAnsi="Times New Roman" w:cs="Times New Roman"/>
          </w:rPr>
          <w:delText xml:space="preserve">temporal pattern cluster </w:delText>
        </w:r>
        <w:r w:rsidR="0091418B" w:rsidDel="009757EF">
          <w:rPr>
            <w:rFonts w:ascii="Times New Roman" w:hAnsi="Times New Roman" w:cs="Times New Roman"/>
          </w:rPr>
          <w:delText>revealed</w:delText>
        </w:r>
      </w:del>
      <w:ins w:id="27" w:author="Ghani, Azra C H" w:date="2020-01-06T12:44:00Z">
        <w:r w:rsidR="009757EF">
          <w:rPr>
            <w:rFonts w:ascii="Times New Roman" w:hAnsi="Times New Roman" w:cs="Times New Roman"/>
          </w:rPr>
          <w:t>results suggest</w:t>
        </w:r>
      </w:ins>
      <w:r w:rsidR="0091418B">
        <w:rPr>
          <w:rFonts w:ascii="Times New Roman" w:hAnsi="Times New Roman" w:cs="Times New Roman"/>
        </w:rPr>
        <w:t xml:space="preserve"> a </w:t>
      </w:r>
      <w:r w:rsidR="002E48A5">
        <w:rPr>
          <w:rFonts w:ascii="Times New Roman" w:hAnsi="Times New Roman" w:cs="Times New Roman"/>
        </w:rPr>
        <w:t>significant</w:t>
      </w:r>
      <w:r w:rsidR="0091418B">
        <w:rPr>
          <w:rFonts w:ascii="Times New Roman" w:hAnsi="Times New Roman" w:cs="Times New Roman"/>
        </w:rPr>
        <w:t xml:space="preserve"> </w:t>
      </w:r>
      <w:ins w:id="28" w:author="Ghani, Azra C H" w:date="2020-01-06T12:44:00Z">
        <w:r w:rsidR="009757EF">
          <w:rPr>
            <w:rFonts w:ascii="Times New Roman" w:hAnsi="Times New Roman" w:cs="Times New Roman"/>
          </w:rPr>
          <w:t xml:space="preserve">additional </w:t>
        </w:r>
      </w:ins>
      <w:r w:rsidR="0091418B">
        <w:rPr>
          <w:rFonts w:ascii="Times New Roman" w:hAnsi="Times New Roman" w:cs="Times New Roman"/>
        </w:rPr>
        <w:t xml:space="preserve">role of the environment in shaping </w:t>
      </w:r>
      <w:r w:rsidR="009F55B9">
        <w:rPr>
          <w:rFonts w:ascii="Times New Roman" w:hAnsi="Times New Roman" w:cs="Times New Roman"/>
        </w:rPr>
        <w:t xml:space="preserve">mosquito population dynamics. </w:t>
      </w:r>
      <w:del w:id="29" w:author="Ghani, Azra C H" w:date="2020-01-06T12:44:00Z">
        <w:r w:rsidR="009F55B9" w:rsidDel="009757EF">
          <w:rPr>
            <w:rFonts w:ascii="Times New Roman" w:hAnsi="Times New Roman" w:cs="Times New Roman"/>
          </w:rPr>
          <w:delText>Notably, it</w:delText>
        </w:r>
      </w:del>
      <w:ins w:id="30" w:author="Ghani, Azra C H" w:date="2020-01-06T12:44:00Z">
        <w:r w:rsidR="009757EF">
          <w:rPr>
            <w:rFonts w:ascii="Times New Roman" w:hAnsi="Times New Roman" w:cs="Times New Roman"/>
          </w:rPr>
          <w:t>For example, we f</w:t>
        </w:r>
      </w:ins>
      <w:ins w:id="31" w:author="Ghani, Azra C H" w:date="2020-01-06T12:45:00Z">
        <w:r w:rsidR="009757EF">
          <w:rPr>
            <w:rFonts w:ascii="Times New Roman" w:hAnsi="Times New Roman" w:cs="Times New Roman"/>
          </w:rPr>
          <w:t>ou</w:t>
        </w:r>
      </w:ins>
      <w:ins w:id="32" w:author="Ghani, Azra C H" w:date="2020-01-06T12:44:00Z">
        <w:r w:rsidR="009757EF">
          <w:rPr>
            <w:rFonts w:ascii="Times New Roman" w:hAnsi="Times New Roman" w:cs="Times New Roman"/>
          </w:rPr>
          <w:t xml:space="preserve">nd </w:t>
        </w:r>
      </w:ins>
      <w:del w:id="33" w:author="Ghani, Azra C H" w:date="2020-01-06T12:44:00Z">
        <w:r w:rsidR="009F55B9" w:rsidDel="009757EF">
          <w:rPr>
            <w:rFonts w:ascii="Times New Roman" w:hAnsi="Times New Roman" w:cs="Times New Roman"/>
          </w:rPr>
          <w:delText xml:space="preserve"> revealed important and </w:delText>
        </w:r>
      </w:del>
      <w:r w:rsidR="009F55B9">
        <w:rPr>
          <w:rFonts w:ascii="Times New Roman" w:hAnsi="Times New Roman" w:cs="Times New Roman"/>
        </w:rPr>
        <w:t>cluster-specific associations</w:t>
      </w:r>
      <w:r w:rsidR="0091418B">
        <w:rPr>
          <w:rFonts w:ascii="Times New Roman" w:hAnsi="Times New Roman" w:cs="Times New Roman"/>
        </w:rPr>
        <w:t xml:space="preserve"> </w:t>
      </w:r>
      <w:r w:rsidR="009F55B9">
        <w:rPr>
          <w:rFonts w:ascii="Times New Roman" w:hAnsi="Times New Roman" w:cs="Times New Roman"/>
        </w:rPr>
        <w:t xml:space="preserve">with </w:t>
      </w:r>
      <w:del w:id="34" w:author="Ghani, Azra C H" w:date="2020-01-06T12:44:00Z">
        <w:r w:rsidR="009F55B9" w:rsidDel="009757EF">
          <w:rPr>
            <w:rFonts w:ascii="Times New Roman" w:hAnsi="Times New Roman" w:cs="Times New Roman"/>
          </w:rPr>
          <w:delText xml:space="preserve">particular </w:delText>
        </w:r>
      </w:del>
      <w:del w:id="35" w:author="Ghani, Azra C H" w:date="2020-01-06T12:45:00Z">
        <w:r w:rsidR="0091418B" w:rsidDel="009757EF">
          <w:rPr>
            <w:rFonts w:ascii="Times New Roman" w:hAnsi="Times New Roman" w:cs="Times New Roman"/>
          </w:rPr>
          <w:delText>ecological</w:delText>
        </w:r>
        <w:r w:rsidR="009F55B9" w:rsidDel="009757EF">
          <w:rPr>
            <w:rFonts w:ascii="Times New Roman" w:hAnsi="Times New Roman" w:cs="Times New Roman"/>
          </w:rPr>
          <w:delText xml:space="preserve"> variables</w:delText>
        </w:r>
        <w:r w:rsidR="0091418B" w:rsidDel="009757EF">
          <w:rPr>
            <w:rFonts w:ascii="Times New Roman" w:hAnsi="Times New Roman" w:cs="Times New Roman"/>
          </w:rPr>
          <w:delText xml:space="preserve">, such as the role of </w:delText>
        </w:r>
      </w:del>
      <w:r w:rsidR="0091418B">
        <w:rPr>
          <w:rFonts w:ascii="Times New Roman" w:hAnsi="Times New Roman" w:cs="Times New Roman"/>
        </w:rPr>
        <w:t xml:space="preserve">ambient temperature and its fluctuations. </w:t>
      </w:r>
      <w:r w:rsidR="003B57A8">
        <w:rPr>
          <w:rFonts w:ascii="Times New Roman" w:hAnsi="Times New Roman" w:cs="Times New Roman"/>
        </w:rPr>
        <w:t xml:space="preserve">Temperature is an important determinant of </w:t>
      </w:r>
      <w:r>
        <w:rPr>
          <w:rFonts w:ascii="Times New Roman" w:hAnsi="Times New Roman" w:cs="Times New Roman"/>
        </w:rPr>
        <w:t>v</w:t>
      </w:r>
      <w:r w:rsidR="003B57A8">
        <w:rPr>
          <w:rFonts w:ascii="Times New Roman" w:hAnsi="Times New Roman" w:cs="Times New Roman"/>
        </w:rPr>
        <w:t xml:space="preserve">arious mosquito traits relevant to malaria transmission – indeed, previous research has highlighted </w:t>
      </w:r>
      <w:r w:rsidR="00A207AC">
        <w:rPr>
          <w:rFonts w:ascii="Times New Roman" w:hAnsi="Times New Roman" w:cs="Times New Roman"/>
        </w:rPr>
        <w:t>the intimate dependence on temperature of many traits</w:t>
      </w:r>
      <w:r w:rsidR="00146FF7">
        <w:rPr>
          <w:rFonts w:ascii="Times New Roman" w:hAnsi="Times New Roman" w:cs="Times New Roman"/>
        </w:rPr>
        <w:t xml:space="preserve"> ranging from rates of immature </w:t>
      </w:r>
      <w:r w:rsidR="00A207AC">
        <w:rPr>
          <w:rFonts w:ascii="Times New Roman" w:hAnsi="Times New Roman" w:cs="Times New Roman"/>
        </w:rPr>
        <w:t>development</w:t>
      </w:r>
      <w:r w:rsidR="0024115E">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{"citationItems":[{"id":"ITEM-1","itemData":{"DOI":"10.1079/ber2003259","ISSN":"0007-4853","abstract":" Global warming may affect the future pattern of many arthropod-borne diseases, yet the relationship between temperature and development has been poorly described for many key vectors. Here the development of the aquatic stages of Africa's principal malaria vector, Anopheles gambiae s.s. Giles, is described at different temperatures. Development time from egg to adult was measured under laboratory conditions at constant temperatures between 10 and 40°C. Rate of development from one immature stage to the next increased at higher temperatures to a peak around 28°C and then declined. Adult development rate was greatest between 28 and 32°C, although adult emergence was highest between 22 and 26°C. No adults emerged below 18°C or above 34°C. Non-linear models were used to describe the relationship between developmental rate and temperature, which could be used for developing process-based models of malaria transmission. The utility of these findings is demonstrated by showing that a map where the climate is suitable for the development of aquatic stages of A. gambiae s.s. corresponded closely with the best map of malaria risk currently available for Africa. ","author":[{"dropping-particle":"","family":"Bayoh","given":"M.N.","non-dropping-particle":"","parse-names":false,"suffix":""},{"dropping-particle":"","family":"Lindsay","given":"S.W.","non-dropping-particle":"","parse-names":false,"suffix":""}],"container-title":"Bulletin of Entomological Research","id":"ITEM-1","issue":"5","issued":{"date-parts":[["2003","9"]]},"page":"375-381","publisher":"Cambridge University Press (CUP)","title":" Effect of temperature on the development of the aquatic stages of Anopheles gambiae sensu stricto (Diptera: Culicidae) ","type":"article-journal","volume":"93"},"uris":["http://www.mendeley.com/documents/?uuid=7ec2f6d7-e936-3718-a0fc-04bbd30153f4"]}],"mendeley":{"formattedCitation":"&lt;sup&gt;31&lt;/sup&gt;","plainTextFormattedCitation":"31","previouslyFormattedCitation":"&lt;sup&gt;31&lt;/sup&gt;"},"properties":{"noteIndex":0},"schema":"https://github.com/citation-style-language/schema/raw/master/csl-citation.json"}</w:instrText>
      </w:r>
      <w:r w:rsidR="0024115E">
        <w:rPr>
          <w:rFonts w:ascii="Times New Roman" w:hAnsi="Times New Roman" w:cs="Times New Roman"/>
        </w:rPr>
        <w:fldChar w:fldCharType="separate"/>
      </w:r>
      <w:r w:rsidR="006E0AAB" w:rsidRPr="006E0AAB">
        <w:rPr>
          <w:rFonts w:ascii="Times New Roman" w:hAnsi="Times New Roman" w:cs="Times New Roman"/>
          <w:noProof/>
          <w:vertAlign w:val="superscript"/>
        </w:rPr>
        <w:t>31</w:t>
      </w:r>
      <w:r w:rsidR="0024115E">
        <w:rPr>
          <w:rFonts w:ascii="Times New Roman" w:hAnsi="Times New Roman" w:cs="Times New Roman"/>
        </w:rPr>
        <w:fldChar w:fldCharType="end"/>
      </w:r>
      <w:r w:rsidR="00146FF7">
        <w:rPr>
          <w:rFonts w:ascii="Times New Roman" w:hAnsi="Times New Roman" w:cs="Times New Roman"/>
        </w:rPr>
        <w:t xml:space="preserve"> through to </w:t>
      </w:r>
      <w:r w:rsidR="00A207AC">
        <w:rPr>
          <w:rFonts w:ascii="Times New Roman" w:hAnsi="Times New Roman" w:cs="Times New Roman"/>
        </w:rPr>
        <w:t>biting and mortality rate</w:t>
      </w:r>
      <w:r w:rsidR="00146FF7">
        <w:rPr>
          <w:rFonts w:ascii="Times New Roman" w:hAnsi="Times New Roman" w:cs="Times New Roman"/>
        </w:rPr>
        <w:t>s</w:t>
      </w:r>
      <w:r w:rsidR="0024115E">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{"citationItems":[{"id":"ITEM-1","itemData":{"DOI":"10.1371/journal.pbio.2003489","ISSN":"1545-7885","abstract":"Malaria transmission is known to be strongly impacted by temperature. The current understanding of how temperature affects mosquito and parasite life history traits derives from a limited number of empirical studies. These studies, some dating back to the early part of last century, are often poorly controlled, have limited replication, explore a narrow range of temperatures, and use a mixture of parasite and mosquito species. Here, we use a single pairing of the Asian mosquito vector, An. stephensi and the human malaria parasite, P. falciparum to conduct a comprehensive evaluation of the thermal performance curves of a range of mosquito and parasite traits relevant to transmission. We show that biting rate, adult mortality rate, parasite development rate, and vector competence are temperature sensitive. Importantly, we find qualitative and quantitative differences to the assumed temperature-dependent relationships. To explore the overall implications of temperature for transmission, we first use a standard model of relative vectorial capacity. This approach suggests a temperature optimum for transmission of 29°C, with minimum and maximum temperatures of 12°C and 38°C, respectively. However, the robustness of the vectorial capacity approach is challenged by the fact that the empirical data violate several of the model’s simplifying assumptions. Accordingly, we present an alternative model of relative force of infection that better captures the observed biology of the vector–parasite interaction. This model suggests a temperature optimum for transmission of 26°C, with a minimum and maximum of 17°C and 35°C, respectively. The differences between the models lead to potentially divergent predictions for the potential impacts of current and future climate change on malaria transmission. The study provides a framework for more detailed, system-specific studies that are essential to develop an improved understanding on the effects of temperature on malaria transmission.","author":[{"dropping-particle":"","family":"Shapiro","given":"Lillian L. M.","non-dropping-particle":"","parse-names":false,"suffix":""},{"dropping-particle":"","family":"Whitehead","given":"Shelley A.","non-dropping-particle":"","parse-names":false,"suffix":""},{"dropping-particle":"","family":"Thomas","given":"Matthew B.","non-dropping-particle":"","parse-names":false,"suffix":""}],"container-title":"PLOS Biology","editor":[{"dropping-particle":"","family":"Schneider","given":"David","non-dropping-particle":"","parse-names":false,"suffix":""}],"id":"ITEM-1","issue":"10","issued":{"date-parts":[["2017","10","16"]]},"page":"e2003489","publisher":"Public Library of Science","title":"Quantifying the effects of temperature on mosquito and parasite traits that determine the transmission potential of human malaria","type":"article-journal","volume":"15"},"uris":["http://www.mendeley.com/documents/?uuid=b338f3bd-cff9-3527-9edc-2829d92fb440"]}],"mendeley":{"formattedCitation":"&lt;sup&gt;32&lt;/sup&gt;","plainTextFormattedCitation":"32","previouslyFormattedCitation":"&lt;sup&gt;32&lt;/sup&gt;"},"properties":{"noteIndex":0},"schema":"https://github.com/citation-style-language/schema/raw/master/csl-citation.json"}</w:instrText>
      </w:r>
      <w:r w:rsidR="0024115E">
        <w:rPr>
          <w:rFonts w:ascii="Times New Roman" w:hAnsi="Times New Roman" w:cs="Times New Roman"/>
        </w:rPr>
        <w:fldChar w:fldCharType="separate"/>
      </w:r>
      <w:r w:rsidR="006E0AAB" w:rsidRPr="006E0AAB">
        <w:rPr>
          <w:rFonts w:ascii="Times New Roman" w:hAnsi="Times New Roman" w:cs="Times New Roman"/>
          <w:noProof/>
          <w:vertAlign w:val="superscript"/>
        </w:rPr>
        <w:t>32</w:t>
      </w:r>
      <w:r w:rsidR="0024115E">
        <w:rPr>
          <w:rFonts w:ascii="Times New Roman" w:hAnsi="Times New Roman" w:cs="Times New Roman"/>
        </w:rPr>
        <w:fldChar w:fldCharType="end"/>
      </w:r>
      <w:r w:rsidR="00A207AC">
        <w:rPr>
          <w:rFonts w:ascii="Times New Roman" w:hAnsi="Times New Roman" w:cs="Times New Roman"/>
        </w:rPr>
        <w:t xml:space="preserve">. </w:t>
      </w:r>
      <w:commentRangeStart w:id="36"/>
      <w:r w:rsidR="00ED5BB8">
        <w:rPr>
          <w:rFonts w:ascii="Times New Roman" w:hAnsi="Times New Roman" w:cs="Times New Roman"/>
        </w:rPr>
        <w:t xml:space="preserve">Our results reveal </w:t>
      </w:r>
      <w:r w:rsidR="00A207AC">
        <w:rPr>
          <w:rFonts w:ascii="Times New Roman" w:hAnsi="Times New Roman" w:cs="Times New Roman"/>
        </w:rPr>
        <w:t xml:space="preserve">that </w:t>
      </w:r>
      <w:proofErr w:type="spellStart"/>
      <w:r w:rsidR="00ED5BB8">
        <w:rPr>
          <w:rFonts w:ascii="Times New Roman" w:hAnsi="Times New Roman" w:cs="Times New Roman"/>
        </w:rPr>
        <w:t>i</w:t>
      </w:r>
      <w:r w:rsidR="00A207AC">
        <w:rPr>
          <w:rFonts w:ascii="Times New Roman" w:hAnsi="Times New Roman" w:cs="Times New Roman"/>
        </w:rPr>
        <w:t>sothermality</w:t>
      </w:r>
      <w:proofErr w:type="spellEnd"/>
      <w:r w:rsidR="00A207AC">
        <w:rPr>
          <w:rFonts w:ascii="Times New Roman" w:hAnsi="Times New Roman" w:cs="Times New Roman"/>
        </w:rPr>
        <w:t xml:space="preserve"> (i.e. constant</w:t>
      </w:r>
      <w:r w:rsidR="009F55B9">
        <w:rPr>
          <w:rFonts w:ascii="Times New Roman" w:hAnsi="Times New Roman" w:cs="Times New Roman"/>
        </w:rPr>
        <w:t xml:space="preserve"> </w:t>
      </w:r>
      <w:r w:rsidR="00A207AC">
        <w:rPr>
          <w:rFonts w:ascii="Times New Roman" w:hAnsi="Times New Roman" w:cs="Times New Roman"/>
        </w:rPr>
        <w:t xml:space="preserve">temperature) was </w:t>
      </w:r>
      <w:r w:rsidR="009F55B9">
        <w:rPr>
          <w:rFonts w:ascii="Times New Roman" w:hAnsi="Times New Roman" w:cs="Times New Roman"/>
        </w:rPr>
        <w:t>positively</w:t>
      </w:r>
      <w:r w:rsidR="00A207AC">
        <w:rPr>
          <w:rFonts w:ascii="Times New Roman" w:hAnsi="Times New Roman" w:cs="Times New Roman"/>
        </w:rPr>
        <w:t xml:space="preserve"> associated with perennial population dynamics (belonging to Cluster 4), and a strong negative predictor of seasonal dynamics peaking in the monsoon season (Cluster 1). </w:t>
      </w:r>
      <w:r>
        <w:rPr>
          <w:rFonts w:ascii="Times New Roman" w:hAnsi="Times New Roman" w:cs="Times New Roman"/>
        </w:rPr>
        <w:t>Similarly,</w:t>
      </w:r>
      <w:r w:rsidR="00146FF7">
        <w:rPr>
          <w:rFonts w:ascii="Times New Roman" w:hAnsi="Times New Roman" w:cs="Times New Roman"/>
        </w:rPr>
        <w:t xml:space="preserve"> temperature seasonality (</w:t>
      </w:r>
      <w:r w:rsidR="009F55B9">
        <w:rPr>
          <w:rFonts w:ascii="Times New Roman" w:hAnsi="Times New Roman" w:cs="Times New Roman"/>
        </w:rPr>
        <w:t>measuring the extent of temperature fluctuation over the</w:t>
      </w:r>
      <w:r w:rsidR="00215E0A">
        <w:rPr>
          <w:rFonts w:ascii="Times New Roman" w:hAnsi="Times New Roman" w:cs="Times New Roman"/>
        </w:rPr>
        <w:t xml:space="preserve"> course of a year) </w:t>
      </w:r>
      <w:r>
        <w:rPr>
          <w:rFonts w:ascii="Times New Roman" w:hAnsi="Times New Roman" w:cs="Times New Roman"/>
        </w:rPr>
        <w:t xml:space="preserve">was positively associated with seasonal dynamics and negatively associated with perennial dynamics. </w:t>
      </w:r>
      <w:commentRangeEnd w:id="36"/>
      <w:r w:rsidR="009757EF">
        <w:rPr>
          <w:rStyle w:val="CommentReference"/>
        </w:rPr>
        <w:commentReference w:id="36"/>
      </w:r>
      <w:r w:rsidR="00ED5BB8">
        <w:rPr>
          <w:rFonts w:ascii="Times New Roman" w:hAnsi="Times New Roman" w:cs="Times New Roman"/>
        </w:rPr>
        <w:t xml:space="preserve">Taken together, </w:t>
      </w:r>
      <w:r>
        <w:rPr>
          <w:rFonts w:ascii="Times New Roman" w:hAnsi="Times New Roman" w:cs="Times New Roman"/>
        </w:rPr>
        <w:t xml:space="preserve">results suggest that </w:t>
      </w:r>
      <w:r w:rsidR="009F55B9">
        <w:rPr>
          <w:rFonts w:ascii="Times New Roman" w:hAnsi="Times New Roman" w:cs="Times New Roman"/>
        </w:rPr>
        <w:t>distinct</w:t>
      </w:r>
      <w:r>
        <w:rPr>
          <w:rFonts w:ascii="Times New Roman" w:hAnsi="Times New Roman" w:cs="Times New Roman"/>
        </w:rPr>
        <w:t xml:space="preserve"> ecological </w:t>
      </w:r>
      <w:r w:rsidR="009F55B9">
        <w:rPr>
          <w:rFonts w:ascii="Times New Roman" w:hAnsi="Times New Roman" w:cs="Times New Roman"/>
        </w:rPr>
        <w:t xml:space="preserve">processes </w:t>
      </w:r>
      <w:r>
        <w:rPr>
          <w:rFonts w:ascii="Times New Roman" w:hAnsi="Times New Roman" w:cs="Times New Roman"/>
        </w:rPr>
        <w:t xml:space="preserve">shape mosquito population dynamics </w:t>
      </w:r>
      <w:r w:rsidR="00ED5BB8">
        <w:rPr>
          <w:rFonts w:ascii="Times New Roman" w:hAnsi="Times New Roman" w:cs="Times New Roman"/>
        </w:rPr>
        <w:t xml:space="preserve">and </w:t>
      </w:r>
      <w:r>
        <w:rPr>
          <w:rFonts w:ascii="Times New Roman" w:hAnsi="Times New Roman" w:cs="Times New Roman"/>
        </w:rPr>
        <w:t>produce different temporal profiles</w:t>
      </w:r>
      <w:r w:rsidR="00ED5BB8">
        <w:rPr>
          <w:rFonts w:ascii="Times New Roman" w:hAnsi="Times New Roman" w:cs="Times New Roman"/>
        </w:rPr>
        <w:t>. This i</w:t>
      </w:r>
      <w:r>
        <w:rPr>
          <w:rFonts w:ascii="Times New Roman" w:hAnsi="Times New Roman" w:cs="Times New Roman"/>
        </w:rPr>
        <w:t>dea</w:t>
      </w:r>
      <w:r w:rsidR="00ED5BB8">
        <w:rPr>
          <w:rFonts w:ascii="Times New Roman" w:hAnsi="Times New Roman" w:cs="Times New Roman"/>
        </w:rPr>
        <w:t xml:space="preserve"> is</w:t>
      </w:r>
      <w:r>
        <w:rPr>
          <w:rFonts w:ascii="Times New Roman" w:hAnsi="Times New Roman" w:cs="Times New Roman"/>
        </w:rPr>
        <w:t xml:space="preserve"> further supported by examination of the </w:t>
      </w:r>
      <w:r w:rsidR="00146FF7">
        <w:rPr>
          <w:rFonts w:ascii="Times New Roman" w:hAnsi="Times New Roman" w:cs="Times New Roman"/>
        </w:rPr>
        <w:t>cross-correlation</w:t>
      </w:r>
      <w:r>
        <w:rPr>
          <w:rFonts w:ascii="Times New Roman" w:hAnsi="Times New Roman" w:cs="Times New Roman"/>
        </w:rPr>
        <w:t>s</w:t>
      </w:r>
      <w:r w:rsidR="00146FF7">
        <w:rPr>
          <w:rFonts w:ascii="Times New Roman" w:hAnsi="Times New Roman" w:cs="Times New Roman"/>
        </w:rPr>
        <w:t xml:space="preserve"> for </w:t>
      </w:r>
      <w:r>
        <w:rPr>
          <w:rFonts w:ascii="Times New Roman" w:hAnsi="Times New Roman" w:cs="Times New Roman"/>
        </w:rPr>
        <w:t xml:space="preserve">the </w:t>
      </w:r>
      <w:r w:rsidR="002E48A5">
        <w:rPr>
          <w:rFonts w:ascii="Times New Roman" w:hAnsi="Times New Roman" w:cs="Times New Roman"/>
        </w:rPr>
        <w:t xml:space="preserve">regression coefficients associated with the </w:t>
      </w:r>
      <w:r w:rsidR="00146FF7">
        <w:rPr>
          <w:rFonts w:ascii="Times New Roman" w:hAnsi="Times New Roman" w:cs="Times New Roman"/>
        </w:rPr>
        <w:t>environmental predictor</w:t>
      </w:r>
      <w:r>
        <w:rPr>
          <w:rFonts w:ascii="Times New Roman" w:hAnsi="Times New Roman" w:cs="Times New Roman"/>
        </w:rPr>
        <w:t>s used in the model</w:t>
      </w:r>
      <w:r w:rsidR="00146FF7">
        <w:rPr>
          <w:rFonts w:ascii="Times New Roman" w:hAnsi="Times New Roman" w:cs="Times New Roman"/>
        </w:rPr>
        <w:t xml:space="preserve"> across</w:t>
      </w:r>
      <w:r w:rsidR="002E48A5">
        <w:rPr>
          <w:rFonts w:ascii="Times New Roman" w:hAnsi="Times New Roman" w:cs="Times New Roman"/>
        </w:rPr>
        <w:t>;</w:t>
      </w:r>
      <w:r w:rsidR="00ED5BB8">
        <w:rPr>
          <w:rFonts w:ascii="Times New Roman" w:hAnsi="Times New Roman" w:cs="Times New Roman"/>
        </w:rPr>
        <w:t xml:space="preserve"> </w:t>
      </w:r>
      <w:r w:rsidR="00C16FC7">
        <w:rPr>
          <w:rFonts w:ascii="Times New Roman" w:hAnsi="Times New Roman" w:cs="Times New Roman"/>
        </w:rPr>
        <w:t xml:space="preserve">extensive </w:t>
      </w:r>
      <w:r>
        <w:rPr>
          <w:rFonts w:ascii="Times New Roman" w:hAnsi="Times New Roman" w:cs="Times New Roman"/>
        </w:rPr>
        <w:t xml:space="preserve">negative </w:t>
      </w:r>
      <w:r w:rsidR="00C16FC7">
        <w:rPr>
          <w:rFonts w:ascii="Times New Roman" w:hAnsi="Times New Roman" w:cs="Times New Roman"/>
        </w:rPr>
        <w:t>correlation</w:t>
      </w:r>
      <w:r w:rsidR="00ED5BB8">
        <w:rPr>
          <w:rFonts w:ascii="Times New Roman" w:hAnsi="Times New Roman" w:cs="Times New Roman"/>
        </w:rPr>
        <w:t xml:space="preserve"> </w:t>
      </w:r>
      <w:r w:rsidR="002E48A5">
        <w:rPr>
          <w:rFonts w:ascii="Times New Roman" w:hAnsi="Times New Roman" w:cs="Times New Roman"/>
        </w:rPr>
        <w:t>between regression coefficients was</w:t>
      </w:r>
      <w:r w:rsidR="00ED5BB8">
        <w:rPr>
          <w:rFonts w:ascii="Times New Roman" w:hAnsi="Times New Roman" w:cs="Times New Roman"/>
        </w:rPr>
        <w:t xml:space="preserve"> observed</w:t>
      </w:r>
      <w:r>
        <w:rPr>
          <w:rFonts w:ascii="Times New Roman" w:hAnsi="Times New Roman" w:cs="Times New Roman"/>
        </w:rPr>
        <w:t xml:space="preserve"> between </w:t>
      </w:r>
      <w:r w:rsidR="002E48A5">
        <w:rPr>
          <w:rFonts w:ascii="Times New Roman" w:hAnsi="Times New Roman" w:cs="Times New Roman"/>
        </w:rPr>
        <w:t xml:space="preserve">temporal pattern </w:t>
      </w:r>
      <w:r>
        <w:rPr>
          <w:rFonts w:ascii="Times New Roman" w:hAnsi="Times New Roman" w:cs="Times New Roman"/>
        </w:rPr>
        <w:t>clusters</w:t>
      </w:r>
      <w:r w:rsidR="00ED5BB8">
        <w:rPr>
          <w:rFonts w:ascii="Times New Roman" w:hAnsi="Times New Roman" w:cs="Times New Roman"/>
        </w:rPr>
        <w:t>. This negative correlation suggests that clu</w:t>
      </w:r>
      <w:r w:rsidR="00100B6F">
        <w:rPr>
          <w:rFonts w:ascii="Times New Roman" w:hAnsi="Times New Roman" w:cs="Times New Roman"/>
        </w:rPr>
        <w:t>s</w:t>
      </w:r>
      <w:r w:rsidR="00ED5BB8">
        <w:rPr>
          <w:rFonts w:ascii="Times New Roman" w:hAnsi="Times New Roman" w:cs="Times New Roman"/>
        </w:rPr>
        <w:t>ters</w:t>
      </w:r>
      <w:r w:rsidR="00C16FC7">
        <w:rPr>
          <w:rFonts w:ascii="Times New Roman" w:hAnsi="Times New Roman" w:cs="Times New Roman"/>
        </w:rPr>
        <w:t xml:space="preserve"> are shaped by different, </w:t>
      </w:r>
      <w:r w:rsidR="002E48A5">
        <w:rPr>
          <w:rFonts w:ascii="Times New Roman" w:hAnsi="Times New Roman" w:cs="Times New Roman"/>
        </w:rPr>
        <w:t xml:space="preserve">sometimes opposing </w:t>
      </w:r>
      <w:r w:rsidR="00C16FC7">
        <w:rPr>
          <w:rFonts w:ascii="Times New Roman" w:hAnsi="Times New Roman" w:cs="Times New Roman"/>
        </w:rPr>
        <w:t>ecological forces</w:t>
      </w:r>
      <w:r w:rsidR="00ED5BB8">
        <w:rPr>
          <w:rFonts w:ascii="Times New Roman" w:hAnsi="Times New Roman" w:cs="Times New Roman"/>
        </w:rPr>
        <w:t xml:space="preserve"> and supports </w:t>
      </w:r>
      <w:r w:rsidR="00C16FC7">
        <w:rPr>
          <w:rFonts w:ascii="Times New Roman" w:hAnsi="Times New Roman" w:cs="Times New Roman"/>
        </w:rPr>
        <w:t xml:space="preserve">the </w:t>
      </w:r>
      <w:r w:rsidR="00ED5BB8">
        <w:rPr>
          <w:rFonts w:ascii="Times New Roman" w:hAnsi="Times New Roman" w:cs="Times New Roman"/>
        </w:rPr>
        <w:t>view</w:t>
      </w:r>
      <w:r w:rsidR="00C16FC7">
        <w:rPr>
          <w:rFonts w:ascii="Times New Roman" w:hAnsi="Times New Roman" w:cs="Times New Roman"/>
        </w:rPr>
        <w:t xml:space="preserve"> of distinct ecological structuring of temporal dynamics. </w:t>
      </w:r>
      <w:r w:rsidR="0011209C">
        <w:rPr>
          <w:rFonts w:ascii="Times New Roman" w:hAnsi="Times New Roman" w:cs="Times New Roman"/>
        </w:rPr>
        <w:t>T</w:t>
      </w:r>
      <w:r>
        <w:rPr>
          <w:rFonts w:ascii="Times New Roman" w:hAnsi="Times New Roman" w:cs="Times New Roman"/>
        </w:rPr>
        <w:t xml:space="preserve">hese findings </w:t>
      </w:r>
      <w:r w:rsidR="00ED5BB8">
        <w:rPr>
          <w:rFonts w:ascii="Times New Roman" w:hAnsi="Times New Roman" w:cs="Times New Roman"/>
        </w:rPr>
        <w:t xml:space="preserve">show </w:t>
      </w:r>
      <w:r>
        <w:rPr>
          <w:rFonts w:ascii="Times New Roman" w:hAnsi="Times New Roman" w:cs="Times New Roman"/>
        </w:rPr>
        <w:t xml:space="preserve">that mosquito population dynamics represent a complex interplay between biotic (species specific factors including but not limited to breeding site preferences) and abiotic (ecological factors including considerations of both the underlying hydrological environment as well as other factors such as the temperature profile) – and that comparative importance of these two sets of factors depends intimately on the particular species and setting. </w:t>
      </w:r>
      <w:commentRangeStart w:id="37"/>
      <w:r>
        <w:rPr>
          <w:rFonts w:ascii="Times New Roman" w:hAnsi="Times New Roman" w:cs="Times New Roman"/>
        </w:rPr>
        <w:t xml:space="preserve">For some species (such as </w:t>
      </w:r>
      <w:r>
        <w:rPr>
          <w:rFonts w:ascii="Times New Roman" w:hAnsi="Times New Roman" w:cs="Times New Roman"/>
          <w:i/>
        </w:rPr>
        <w:t xml:space="preserve">Anopheles </w:t>
      </w:r>
      <w:proofErr w:type="spellStart"/>
      <w:r>
        <w:rPr>
          <w:rFonts w:ascii="Times New Roman" w:hAnsi="Times New Roman" w:cs="Times New Roman"/>
          <w:i/>
        </w:rPr>
        <w:t>fluviatilis</w:t>
      </w:r>
      <w:proofErr w:type="spellEnd"/>
      <w:r>
        <w:rPr>
          <w:rFonts w:ascii="Times New Roman" w:hAnsi="Times New Roman" w:cs="Times New Roman"/>
        </w:rPr>
        <w:t xml:space="preserve">), species specific factors dominate yielding dynamics that are similar across ecologically disparate locations. For others (such as </w:t>
      </w:r>
      <w:r>
        <w:rPr>
          <w:rFonts w:ascii="Times New Roman" w:hAnsi="Times New Roman" w:cs="Times New Roman"/>
          <w:i/>
        </w:rPr>
        <w:t xml:space="preserve">Anopheles </w:t>
      </w:r>
      <w:proofErr w:type="spellStart"/>
      <w:r>
        <w:rPr>
          <w:rFonts w:ascii="Times New Roman" w:hAnsi="Times New Roman" w:cs="Times New Roman"/>
          <w:i/>
        </w:rPr>
        <w:t>culicifacies</w:t>
      </w:r>
      <w:proofErr w:type="spellEnd"/>
      <w:r>
        <w:rPr>
          <w:rFonts w:ascii="Times New Roman" w:hAnsi="Times New Roman" w:cs="Times New Roman"/>
        </w:rPr>
        <w:t xml:space="preserve">), dynamics are far more </w:t>
      </w:r>
      <w:r w:rsidR="002E48A5">
        <w:rPr>
          <w:rFonts w:ascii="Times New Roman" w:hAnsi="Times New Roman" w:cs="Times New Roman"/>
        </w:rPr>
        <w:t xml:space="preserve">plastic </w:t>
      </w:r>
      <w:r>
        <w:rPr>
          <w:rFonts w:ascii="Times New Roman" w:hAnsi="Times New Roman" w:cs="Times New Roman"/>
        </w:rPr>
        <w:t xml:space="preserve">and subject to the underlying ecological structure of the environment, yielding the extensive diversity observed </w:t>
      </w:r>
      <w:r w:rsidR="0098630C">
        <w:rPr>
          <w:rFonts w:ascii="Times New Roman" w:hAnsi="Times New Roman" w:cs="Times New Roman"/>
        </w:rPr>
        <w:t xml:space="preserve">in dynamics </w:t>
      </w:r>
      <w:r>
        <w:rPr>
          <w:rFonts w:ascii="Times New Roman" w:hAnsi="Times New Roman" w:cs="Times New Roman"/>
        </w:rPr>
        <w:t>across different locations</w:t>
      </w:r>
      <w:r w:rsidR="0098630C">
        <w:rPr>
          <w:rFonts w:ascii="Times New Roman" w:hAnsi="Times New Roman" w:cs="Times New Roman"/>
        </w:rPr>
        <w:t xml:space="preserve"> observed for this species</w:t>
      </w:r>
      <w:r>
        <w:rPr>
          <w:rFonts w:ascii="Times New Roman" w:hAnsi="Times New Roman" w:cs="Times New Roman"/>
        </w:rPr>
        <w:t xml:space="preserve">. </w:t>
      </w:r>
      <w:commentRangeEnd w:id="37"/>
      <w:r w:rsidR="009757EF">
        <w:rPr>
          <w:rStyle w:val="CommentReference"/>
        </w:rPr>
        <w:commentReference w:id="37"/>
      </w:r>
    </w:p>
    <w:p w14:paraId="56E0D33D" w14:textId="2B9C0333" w:rsidR="005A2389" w:rsidRPr="00173A13" w:rsidRDefault="00EB6FB6" w:rsidP="003D3016">
      <w:pPr>
        <w:spacing w:line="360" w:lineRule="auto"/>
        <w:jc w:val="both"/>
        <w:rPr>
          <w:rFonts w:ascii="Times New Roman" w:hAnsi="Times New Roman" w:cs="Times New Roman"/>
        </w:rPr>
      </w:pPr>
      <w:r>
        <w:rPr>
          <w:rFonts w:ascii="Times New Roman" w:hAnsi="Times New Roman" w:cs="Times New Roman"/>
        </w:rPr>
        <w:t xml:space="preserve">Whilst these analyses have yielded insight into the forces shaping mosquito population dynamics, it is important to note the relatively limited </w:t>
      </w:r>
      <w:r w:rsidR="005A37BB" w:rsidRPr="00173A13">
        <w:rPr>
          <w:rFonts w:ascii="Times New Roman" w:hAnsi="Times New Roman" w:cs="Times New Roman"/>
        </w:rPr>
        <w:t xml:space="preserve">predictive performance of the </w:t>
      </w:r>
      <w:r w:rsidR="004008DB" w:rsidRPr="00173A13">
        <w:rPr>
          <w:rFonts w:ascii="Times New Roman" w:hAnsi="Times New Roman" w:cs="Times New Roman"/>
        </w:rPr>
        <w:t>model</w:t>
      </w:r>
      <w:r w:rsidR="005A37BB" w:rsidRPr="00173A13">
        <w:rPr>
          <w:rFonts w:ascii="Times New Roman" w:hAnsi="Times New Roman" w:cs="Times New Roman"/>
        </w:rPr>
        <w:t xml:space="preserve">. There are likely </w:t>
      </w:r>
      <w:r w:rsidR="00ED5BB8">
        <w:rPr>
          <w:rFonts w:ascii="Times New Roman" w:hAnsi="Times New Roman" w:cs="Times New Roman"/>
        </w:rPr>
        <w:t>multiple</w:t>
      </w:r>
      <w:r w:rsidR="00ED5BB8" w:rsidRPr="00173A13">
        <w:rPr>
          <w:rFonts w:ascii="Times New Roman" w:hAnsi="Times New Roman" w:cs="Times New Roman"/>
        </w:rPr>
        <w:t xml:space="preserve"> </w:t>
      </w:r>
      <w:r w:rsidR="005A37BB" w:rsidRPr="00173A13">
        <w:rPr>
          <w:rFonts w:ascii="Times New Roman" w:hAnsi="Times New Roman" w:cs="Times New Roman"/>
        </w:rPr>
        <w:t xml:space="preserve">reasons for this, but </w:t>
      </w:r>
      <w:r w:rsidR="00ED5BB8">
        <w:rPr>
          <w:rFonts w:ascii="Times New Roman" w:hAnsi="Times New Roman" w:cs="Times New Roman"/>
        </w:rPr>
        <w:t>of primary</w:t>
      </w:r>
      <w:r w:rsidR="005A37BB" w:rsidRPr="00173A13">
        <w:rPr>
          <w:rFonts w:ascii="Times New Roman" w:hAnsi="Times New Roman" w:cs="Times New Roman"/>
        </w:rPr>
        <w:t xml:space="preserve"> note is that the environmental covariates used here for prediction were </w:t>
      </w:r>
      <w:r w:rsidR="00ED5BB8" w:rsidRPr="00173A13">
        <w:rPr>
          <w:rFonts w:ascii="Times New Roman" w:hAnsi="Times New Roman" w:cs="Times New Roman"/>
        </w:rPr>
        <w:t>principally</w:t>
      </w:r>
      <w:r w:rsidR="005A37BB" w:rsidRPr="00173A13">
        <w:rPr>
          <w:rFonts w:ascii="Times New Roman" w:hAnsi="Times New Roman" w:cs="Times New Roman"/>
        </w:rPr>
        <w:t xml:space="preserve"> developed to map and define static phenomena such as malaria prevalence</w:t>
      </w:r>
      <w:r w:rsidR="0024115E">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{"citationItems":[{"id":"ITEM-1","itemData":{"DOI":"10.1038/nature15535","ISSN":"0028-0836","abstract":"In one of the largest public health campaigns in history, a concerted malaria control campaign has been under way in sub-Saharan Africa for the past 15 years. Billions of dollars have been invested to provide interventions such as bed nets and antimalarial drugs but the overall effect on malaria burden remains unclear. This study uses field data from 30,000 population clusters in a sophisticated spacetime modelling framework to quantify the changing Plasmodium falciparum risk (a 40 decline in case incidence since 2000) and the role of malaria interventions (around 700 million cases averted). Although below target levels, the current campaign has substantially reduced the incidence of malaria across the continent. Continued success will depend upon increasing access to these interventions, and maintaining their effectiveness in the face of insecticide and drug resistance.","author":[{"dropping-particle":"","family":"Bhatt","given":"S.","non-dropping-particle":"","parse-names":false,"suffix":""},{"dropping-particle":"","family":"Weiss","given":"D. J.","non-dropping-particle":"","parse-names":false,"suffix":""},{"dropping-particle":"","family":"Cameron","given":"E.","non-dropping-particle":"","parse-names":false,"suffix":""},{"dropping-particle":"","family":"Bisanzio","given":"D.","non-dropping-particle":"","parse-names":false,"suffix":""},{"dropping-particle":"","family":"Mappin","given":"B.","non-dropping-particle":"","parse-names":false,"suffix":""},{"dropping-particle":"","family":"Dalrymple","given":"U.","non-dropping-particle":"","parse-names":false,"suffix":""},{"dropping-particle":"","family":"Battle","given":"K. E.","non-dropping-particle":"","parse-names":false,"suffix":""},{"dropping-particle":"","family":"Moyes","given":"C. L.","non-dropping-particle":"","parse-names":false,"suffix":""},{"dropping-particle":"","family":"Henry","given":"A.","non-dropping-particle":"","parse-names":false,"suffix":""},{"dropping-particle":"","family":"Eckhoff","given":"P. A.","non-dropping-particle":"","parse-names":false,"suffix":""},{"dropping-particle":"","family":"Wenger","given":"E. A.","non-dropping-particle":"","parse-names":false,"suffix":""},{"dropping-particle":"","family":"Briët","given":"O.","non-dropping-particle":"","parse-names":false,"suffix":""},{"dropping-particle":"","family":"Penny","given":"M. A.","non-dropping-particle":"","parse-names":false,"suffix":""},{"dropping-particle":"","family":"Smith","given":"T. A.","non-dropping-particle":"","parse-names":false,"suffix":""},{"dropping-particle":"","family":"Bennett","given":"A.","non-dropping-particle":"","parse-names":false,"suffix":""},{"dropping-particle":"","family":"Yukich","given":"J.","non-dropping-particle":"","parse-names":false,"suffix":""},{"dropping-particle":"","family":"Eisele","given":"T. P.","non-dropping-particle":"","parse-names":false,"suffix":""},{"dropping-particle":"","family":"Griffin","given":"J. T.","non-dropping-particle":"","parse-names":false,"suffix":""},{"dropping-particle":"","family":"Fergus","given":"C. A.","non-dropping-particle":"","parse-names":false,"suffix":""},{"dropping-particle":"","family":"Lynch","given":"M.","non-dropping-particle":"","parse-names":false,"suffix":""},{"dropping-particle":"","family":"Lindgren","given":"F.","non-dropping-particle":"","parse-names":false,"suffix":""},{"dropping-particle":"","family":"Cohen","given":"J. M.","non-dropping-particle":"","parse-names":false,"suffix":""},{"dropping-particle":"","family":"Murray","given":"C. L. J.","non-dropping-particle":"","parse-names":false,"suffix":""},{"dropping-particle":"","family":"Smith","given":"D. L.","non-dropping-particle":"","parse-names":false,"suffix":""},{"dropping-particle":"","family":"Hay","given":"S. I.","non-dropping-particle":"","parse-names":false,"suffix":""},{"dropping-particle":"","family":"Cibulskis","given":"R. E.","non-dropping-particle":"","parse-names":false,"suffix":""},{"dropping-particle":"","family":"Gething","given":"P. W.","non-dropping-particle":"","parse-names":false,"suffix":""}],"container-title":"Nature","id":"ITEM-1","issue":"7572","issued":{"date-parts":[["2015","9","16"]]},"page":"207-211","publisher":"Nature Publishing Group","title":"The effect of malaria control on Plasmodium falciparum in Africa between 2000 and 2015","type":"article-journal","volume":"526"},"uris":["http://www.mendeley.com/documents/?uuid=9a5330e9-775f-397e-bad8-1624fa42d0e8"]}],"mendeley":{"formattedCitation":"&lt;sup&gt;44&lt;/sup&gt;","plainTextFormattedCitation":"44","previouslyFormattedCitation":"&lt;sup&gt;44&lt;/sup&gt;"},"properties":{"noteIndex":0},"schema":"https://github.com/citation-style-language/schema/raw/master/csl-citation.json"}</w:instrText>
      </w:r>
      <w:r w:rsidR="0024115E">
        <w:rPr>
          <w:rFonts w:ascii="Times New Roman" w:hAnsi="Times New Roman" w:cs="Times New Roman"/>
        </w:rPr>
        <w:fldChar w:fldCharType="separate"/>
      </w:r>
      <w:r w:rsidR="006E0AAB" w:rsidRPr="006E0AAB">
        <w:rPr>
          <w:rFonts w:ascii="Times New Roman" w:hAnsi="Times New Roman" w:cs="Times New Roman"/>
          <w:noProof/>
          <w:vertAlign w:val="superscript"/>
        </w:rPr>
        <w:t>44</w:t>
      </w:r>
      <w:r w:rsidR="0024115E">
        <w:rPr>
          <w:rFonts w:ascii="Times New Roman" w:hAnsi="Times New Roman" w:cs="Times New Roman"/>
        </w:rPr>
        <w:fldChar w:fldCharType="end"/>
      </w:r>
      <w:r w:rsidR="005A37BB" w:rsidRPr="00173A13">
        <w:rPr>
          <w:rFonts w:ascii="Times New Roman" w:hAnsi="Times New Roman" w:cs="Times New Roman"/>
        </w:rPr>
        <w:t xml:space="preserve"> and mosquito presence/absence</w:t>
      </w:r>
      <w:r w:rsidR="0024115E">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{"citationItems":[{"id":"ITEM-1","itemData":{"DOI":"10.1186/1756-3305-4-89","ISSN":"1756-3305","abstract":"The final article in a series of three publications examining the global distribution of 41 dominant vector species (DVS) of malaria is presented here. The first publication examined the DVS from the Americas, with the second covering those species present in Africa, Europe and the Middle East. Here we discuss the 19 DVS of the Asian-Pacific region. This region experiences a high diversity of vector species, many occurring sympatrically, which, combined with the occurrence of a high number of species complexes and suspected species complexes, and behavioural plasticity of many of these major vectors, adds a level of entomological complexity not comparable elsewhere globally. To try and untangle the intricacy of the vectors of this region and to increase the effectiveness of vector control interventions, an understanding of the contemporary distribution of each species, combined with a synthesis of the current knowledge of their behaviour and ecology is needed. Expert opinion (EO) range maps, created with the most up-to-date expert knowledge of each DVS distribution, were combined with a contemporary database of occurrence data and a suite of open access, environmental and climatic variables. Using the Boosted Regression Tree (BRT) modelling method, distribution maps of each DVS were produced. The occurrence data were abstracted from the formal, published literature, plus other relevant sources, resulting in the collation of DVS occurrence at 10116 locations across 31 countries, of which 8853 were successfully geo-referenced and 7430 were resolved to spatial areas that could be included in the BRT model. A detailed summary of the information on the bionomics of each species and species complex is also presented. This article concludes a project aimed to establish the contemporary global distribution of the DVS of malaria. The three articles produced are intended as a detailed reference for scientists continuing research into the aspects of taxonomy, biology and ecology relevant to species-specific vector control. This research is particularly relevant to help unravel the complicated taxonomic status, ecology and epidemiology of the vectors of the Asia-Pacific region. All the occurrence data, predictive maps and EO-shape files generated during the production of these publications will be made available in the public domain. We hope that this will encourage data sharing to improve future iterations of the distribution maps.","author":[{"dropping-particle":"","family":"Sinka","given":"Marianne E","non-dropping-particle":"","parse-names":false,"suffix":""},{"dropping-particle":"","family":"Bangs","given":"Michael J","non-dropping-particle":"","parse-names":false,"suffix":""},{"dropping-particle":"","family":"Manguin","given":"Sylvie","non-dropping-particle":"","parse-names":false,"suffix":""},{"dropping-particle":"","family":"Chareonviriyaphap","given":"Theeraphap","non-dropping-particle":"","parse-names":false,"suffix":""},{"dropping-particle":"","family":"Patil","given":"Anand P","non-dropping-particle":"","parse-names":false,"suffix":""},{"dropping-particle":"","family":"Temperley","given":"William H","non-dropping-particle":"","parse-names":false,"suffix":""},{"dropping-particle":"","family":"Gething","given":"Peter W","non-dropping-particle":"","parse-names":false,"suffix":""},{"dropping-particle":"","family":"Elyazar","given":"Iqbal RF","non-dropping-particle":"","parse-names":false,"suffix":""},{"dropping-particle":"","family":"Kabaria","given":"Caroline W","non-dropping-particle":"","parse-names":false,"suffix":""},{"dropping-particle":"","family":"Harbach","given":"Ralph E","non-dropping-particle":"","parse-names":false,"suffix":""},{"dropping-particle":"","family":"Hay","given":"Simon I","non-dropping-particle":"","parse-names":false,"suffix":""}],"container-title":"Parasites &amp; Vectors","id":"ITEM-1","issue":"1","issued":{"date-parts":[["2011","5","25"]]},"page":"89","publisher":"BioMed Central","title":"The dominant Anopheles vectors of human malaria in the Asia-Pacific region: occurrence data, distribution maps and bionomic précis","type":"article-journal","volume":"4"},"uris":["http://www.mendeley.com/documents/?uuid=afbb6ea4-9471-3a30-91c1-8ff97b3b5516"]}],"mendeley":{"formattedCitation":"&lt;sup&gt;35&lt;/sup&gt;","plainTextFormattedCitation":"35","previouslyFormattedCitation":"&lt;sup&gt;35&lt;/sup&gt;"},"properties":{"noteIndex":0},"schema":"https://github.com/citation-style-language/schema/raw/master/csl-citation.json"}</w:instrText>
      </w:r>
      <w:r w:rsidR="0024115E">
        <w:rPr>
          <w:rFonts w:ascii="Times New Roman" w:hAnsi="Times New Roman" w:cs="Times New Roman"/>
        </w:rPr>
        <w:fldChar w:fldCharType="separate"/>
      </w:r>
      <w:r w:rsidR="006E0AAB" w:rsidRPr="006E0AAB">
        <w:rPr>
          <w:rFonts w:ascii="Times New Roman" w:hAnsi="Times New Roman" w:cs="Times New Roman"/>
          <w:noProof/>
          <w:vertAlign w:val="superscript"/>
        </w:rPr>
        <w:t>35</w:t>
      </w:r>
      <w:r w:rsidR="0024115E">
        <w:rPr>
          <w:rFonts w:ascii="Times New Roman" w:hAnsi="Times New Roman" w:cs="Times New Roman"/>
        </w:rPr>
        <w:fldChar w:fldCharType="end"/>
      </w:r>
      <w:r w:rsidR="005A37BB" w:rsidRPr="00173A13">
        <w:rPr>
          <w:rFonts w:ascii="Times New Roman" w:hAnsi="Times New Roman" w:cs="Times New Roman"/>
        </w:rPr>
        <w:t>, rather than</w:t>
      </w:r>
      <w:r w:rsidR="00ED5BB8">
        <w:rPr>
          <w:rFonts w:ascii="Times New Roman" w:hAnsi="Times New Roman" w:cs="Times New Roman"/>
        </w:rPr>
        <w:t xml:space="preserve"> fine grained</w:t>
      </w:r>
      <w:r w:rsidR="005A37BB" w:rsidRPr="00173A13">
        <w:rPr>
          <w:rFonts w:ascii="Times New Roman" w:hAnsi="Times New Roman" w:cs="Times New Roman"/>
        </w:rPr>
        <w:t xml:space="preserve"> temporal processes (such as mosquito population dynamics). It is likely that different (although possibly overlapping) ecological features define the range and dynamics of mosquito populations, likely limit</w:t>
      </w:r>
      <w:r>
        <w:rPr>
          <w:rFonts w:ascii="Times New Roman" w:hAnsi="Times New Roman" w:cs="Times New Roman"/>
        </w:rPr>
        <w:t>ing</w:t>
      </w:r>
      <w:r w:rsidR="005A37BB" w:rsidRPr="00173A13">
        <w:rPr>
          <w:rFonts w:ascii="Times New Roman" w:hAnsi="Times New Roman" w:cs="Times New Roman"/>
        </w:rPr>
        <w:t xml:space="preserve"> the </w:t>
      </w:r>
      <w:r>
        <w:rPr>
          <w:rFonts w:ascii="Times New Roman" w:hAnsi="Times New Roman" w:cs="Times New Roman"/>
        </w:rPr>
        <w:t xml:space="preserve">model’s </w:t>
      </w:r>
      <w:r w:rsidR="005A37BB" w:rsidRPr="00173A13">
        <w:rPr>
          <w:rFonts w:ascii="Times New Roman" w:hAnsi="Times New Roman" w:cs="Times New Roman"/>
        </w:rPr>
        <w:t xml:space="preserve">predictive power. Additionally, our </w:t>
      </w:r>
      <w:r w:rsidR="005A37BB" w:rsidRPr="00173A13">
        <w:rPr>
          <w:rFonts w:ascii="Times New Roman" w:hAnsi="Times New Roman" w:cs="Times New Roman"/>
        </w:rPr>
        <w:lastRenderedPageBreak/>
        <w:t xml:space="preserve">analyses were constrained by the incomplete and often ambiguous nature of location descriptions in papers. This precluded exact delineation of the sampling site in many instances, necessitating aggregation of covariate values up to large spatial scales– at these scales, potentially important features of the microenvironment </w:t>
      </w:r>
      <w:r w:rsidR="00914335" w:rsidRPr="00173A13">
        <w:rPr>
          <w:rFonts w:ascii="Times New Roman" w:hAnsi="Times New Roman" w:cs="Times New Roman"/>
        </w:rPr>
        <w:t>such as smaller water sources and fine scale variation in ambient temperature (both known to be important factors regulating mosquito populations</w:t>
      </w:r>
      <w:r w:rsidR="007E2129">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{"citationItems":[{"id":"ITEM-1","itemData":{"DOI":"10.1603/0022-2585-38.2.282","ISSN":"0022-2585","PMID":"11296836","abstract":"A longitudinal survey of mosquito larval habitats was carried out in Asembo Bay, western Kenya, during the rainy season of 1998. All pools of standing water along a 700-m transect were sampled twice per week. For each habitat, eight environmental variables were recorded and a sample of anopheline larvae was collected for identification. In total, 1,751 Anopheles gambiae s.l. and 2,784 Anopheles funestus Giles were identified. Identification of An. gambiae s.l. by polymerase chain reaction (PCR) indicated that 240 (14.7%) were An. gambiae Giles and 858 (52.4%) were An. arabiensis Patton; PCR failed to identify 539 (32.9%) specimens. Repeated measures logistic regression analysis indicated that An. gambiae and An. arabiensis larvae were associated with small, temporary habitats with algae and little or no aquatic vegetation. Anopheles funestus larvae were associated with larger, semipermanent bodies of water containing aquatic vegetation and algae. Direct comparison of habitat characteristics associated with either An. gambiae or An. arabiensis revealed that algae were associated more commonly with habitats containing An. gambiae; no other differences were detected. Chi-square analysis indicated that these species were collected from the same habitat more frequently than would be expected by chance alone. Together, these results indicate that An. gambiae and An. arabiensis have similar requirements for the larval environment and that, at least in western Kenya, they do not segregate into separate habitats.","author":[{"dropping-particle":"","family":"Gimnig","given":"John E.","non-dropping-particle":"","parse-names":false,"suffix":""},{"dropping-particle":"","family":"Ombok","given":"Maurice","non-dropping-particle":"","parse-names":false,"suffix":""},{"dropping-particle":"","family":"Kamau","given":"Luna","non-dropping-particle":"","parse-names":false,"suffix":""},{"dropping-particle":"","family":"Hawley","given":"William A.","non-dropping-particle":"","parse-names":false,"suffix":""}],"container-title":"Journal of Medical Entomology","id":"ITEM-1","issue":"2","issued":{"date-parts":[["2001","3","1"]]},"page":"282-288","title":"Characteristics of Larval Anopheline (Diptera: Culicidae) Habitats in Western Kenya","type":"article-journal","volume":"38"},"uris":["http://www.mendeley.com/documents/?uuid=6f66996f-c389-3052-b713-38f2046ccd8a"]},{"id":"ITEM-2","itemData":{"DOI":"10.1186/s13071-016-1941-3","ISSN":"1756-3305","abstract":"Anopheles vectors of malaria are supposedly less common in urban areas as a result of pollution, but there is increasing evidence of their adaptation to organically polluted water bodies. This study characterized the breeding habitats of Anopheles mosquitoes in the two major urban areas in southern Ghana; Accra (AMA) and Sekondi-Takoradi (STMA) Metropolitan Areas, during dry and wet seasons. \n                           Anopheles mosquito larvae were sampled using standard dipping methods to determine larval densities. The origin, nature and stability of 21 randomly selected sites were observed and recorded. Mosquito larvae were reared to adults and Anopheles species identified by both morphological and molecular means. Sixty-six percent of Anopheles habitats were permanent and 34% temporal, and 74.5% man-made while 25.5% were natural. Puddles and urban farm sites accounted for over 51% of all Anopheles mosquitoes sampled. The mean larval densities among the habitat types was highest of 13.7/dip for puddles and lowest of 2.3/dip for stream/river, and the variation between densities were significant (P = 0.002). The mean larval densities were significantly higher in the wet season than in the dry season for the two study areas combined (P = 0.0191) and AMA (P = 0.0228). Over 99% of the 5,802 morphologically identified Anopheles species were An. gambiae (s.l.) of which more than 99% of the studied 898 were An. coluzzii (62%) and An. gambiae (s.s.) (34%). Urban farms, puddles, swamps and ditches/ dugouts accounted for approximately 70% of all An. coluzzii identified. Conversely, drains, construction sites, streams/rivers and “others” contributed 80% of all An. gambiae (s.s.) sampled. The wet season had significantly higher proportion of Anopheles larvae compared to the dry season (Z = 8.3683, P &lt; 0.0001). Also, the proportion of Anopheles mosquitoes produced by permanent breeding sites was 61.3% and that of temporary sites was 38.7%. Taken together, the data suggest that man-made and/ or permanent habitats were the main contributors to Anopheles larval populations in the cities and that regulation of the anthropogenic processes that lead to development of breeding places and proper environmental management can drastically reduce mosquito breeding sites in urban areas of Ghana.","author":[{"dropping-particle":"","family":"Mattah","given":"Precious A. Dzorgbe","non-dropping-particle":"","parse-names":false,"suffix":""},{"dropping-particle":"","family":"Futagbi","given":"Godfred","non-dropping-particle":"","parse-names":false,"suffix":""},{"dropping-particle":"","family":"Amekudzi","given":"Leonard K.","non-dropping-particle":"","parse-names":false,"suffix":""},{"dropping-particle":"","family":"Mattah","given":"Memuna M.","non-dropping-particle":"","parse-names":false,"suffix":""},{"dropping-particle":"","family":"Souza","given":"Dziedzorm K.","non-dropping-particle":"de","parse-names":false,"suffix":""},{"dropping-particle":"","family":"Kartey-Attipoe","given":"Worlasi D.","non-dropping-particle":"","parse-names":false,"suffix":""},{"dropping-particle":"","family":"Bimi","given":"Langbong","non-dropping-particle":"","parse-names":false,"suffix":""},{"dropping-particle":"","family":"Wilson","given":"Michael D.","non-dropping-particle":"","parse-names":false,"suffix":""}],"container-title":"Parasites &amp; Vectors","id":"ITEM-2","issue":"1","issued":{"date-parts":[["2017","12","13"]]},"page":"25","publisher":"BioMed Central","title":"Diversity in breeding sites and distribution of Anopheles mosquitoes in selected urban areas of southern Ghana","type":"article-journal","volume":"10"},"uris":["http://www.mendeley.com/documents/?uuid=8019f35c-80e2-390b-a70e-b6db139f16cd"]},{"id":"ITEM-3","itemData":{"ISSN":"1476-1645","PMID":"18606759","abstract":"We examined the distribution of aquatic stages of malaria vectors in a 400-km(2) area in rural Gambia to assess the practicality of targeting larval control. During the rainy season, the peak period of malaria transmission, breeding sites were 70% more likely to have anopheline larvae in the floodplain of the Gambia River than upland sites (P &lt; 0.001). However, mosquitoes were found in some examples of all habitats, apart from moving water. Habitats most often colonized by anopheline larvae were the largest water bodies, situated near the landward edge of the flood-plain, where culicine larvae were present. In the wet season, 49% of sites had anophelines versus 19% in the dry season (P &lt; 0.001). Larval control targeted at specific habitats is unlikely to be successful in this setting. Nonetheless, larval control initiated at the end of the dry season and run throughout the rainy season could help reduce transmission.","author":[{"dropping-particle":"","family":"Majambere","given":"Silas","non-dropping-particle":"","parse-names":false,"suffix":""},{"dropping-particle":"","family":"Fillinger","given":"Ulrike","non-dropping-particle":"","parse-names":false,"suffix":""},{"dropping-particle":"","family":"Sayer","given":"David R","non-dropping-particle":"","parse-names":false,"suffix":""},{"dropping-particle":"","family":"Green","given":"Clare","non-dropping-particle":"","parse-names":false,"suffix":""},{"dropping-particle":"","family":"Lindsay","given":"Steven W","non-dropping-particle":"","parse-names":false,"suffix":""}],"container-title":"The American journal of tropical medicine and hygiene","id":"ITEM-3","issue":"1","issued":{"date-parts":[["2008","7"]]},"page":"19-27","title":"Spatial distribution of mosquito larvae and the potential for targeted larval control in The Gambia.","type":"article-journal","volume":"79"},"uris":["http://www.mendeley.com/documents/?uuid=38fd63f4-0501-30d8-82ae-62a8ac0645af"]},{"id":"ITEM-4","itemData":{"DOI":"10.1186/s12936-018-2342-1","ISSN":"14752875","abstract":"Background: Environmental factors such as temperature, relative humidity and their daily variation influence a range of mosquito life history traits and hence, malaria transmission. The standard way of characterizing environmental factors with meteorological station data need not be the actual microclimates experienced by mosquitoes within local transmission settings. Methods: A year-long study was conducted in Chennai, India to characterize local temperature and relative humidity (RH). Data loggers (Hobos) were placed in a range of probable indoor and outdoor resting sites of Anopheles stephensi. Recordings were taken hourly to estimate mean temperature and RH, together with daily temperature range (DTR) and daily relative humidity range. The temperature data were used to explore the predicted variation in extrinsic incubation period (EIP) of Plasmodium falciparum and Plasmodium vivax between microhabitats and across the year. Results: Mean daily temperatures within the indoor settings were significantly warmer than those recorded outdoors. DTR in indoor environments was observed to be modest and ranged from 2 to 6 °C. Differences in EIP between microhabitats were most notable during the hottest summer months of April-June, with parasite development predicted to be impaired for tiled houses and overhead tanks. Overall, the prevailing warm and stable conditions suggest rapid parasite development rate regardless of where mosquitoes might rest. Taking account of seasonal and local environmental variation, the predicted EIP of P. falciparum varied from a minimum of 9.1 days to a maximum of 15.3 days, while the EIP of P. vivax varied from 8.0 to 24.3 days. Conclusions: This study provides a detailed picture of the actual microclimates experienced by mosquitoes in an urban slum malaria setting. The data indicate differences between microhabitats that could impact mosquito and parasite life history traits. The predicted effects for EIP are often relatively subtle, but variation between minimum and maximum EIPs can play a role in disease transmission, depending on the time of year and where mosquitoes rest. Appropriate characterization of the local microclimate conditions would be the key to fully understand the effects of environment on local transmission ecology.","author":[{"dropping-particle":"","family":"Thomas","given":"Shalu","non-dropping-particle":"","parse-names":false,"suffix":""},{"dropping-particle":"","family":"Ravishankaran","given":"Sangamithra","non-dropping-particle":"","parse-names":false,"suffix":""},{"dropping-particle":"","family":"Justin","given":"N. A.Johnson Amala","non-dropping-particle":"","parse-names":false,"suffix":""},{"dropping-particle":"","family":"Asokan","given":"Aswin","non-dropping-particle":"","parse-names":false,"suffix":""},{"dropping-particle":"","family":"Kalsingh","given":"T. Maria Jusler","non-dropping-particle":"","parse-names":false,"suffix":""},{"dropping-particle":"","family":"Mathai","given":"Manu Thomas","non-dropping-particle":"","parse-names":false,"suffix":""},{"dropping-particle":"","family":"Valecha","given":"Neena","non-dropping-particle":"","parse-names":false,"suffix":""},{"dropping-particle":"","family":"Montgomery","given":"Jacqui","non-dropping-particle":"","parse-names":false,"suffix":""},{"dropping-particle":"","family":"Thomas","given":"Matthew B.","non-dropping-particle":"","parse-names":false,"suffix":""},{"dropping-particle":"","family":"Eapen","given":"Alex","non-dropping-particle":"","parse-names":false,"suffix":""}],"container-title":"Malaria Journal","id":"ITEM-4","issue":"1","issued":{"date-parts":[["2018","5","16"]]},"publisher":"BioMed Central Ltd.","title":"Microclimate variables of the ambient environment deliver the actual estimates of the extrinsic incubation period of Plasmodium vivax and Plasmodium falciparum: A study from a malaria-endemic urban setting, Chennai in India","type":"article-journal","volume":"17"},"uris":["http://www.mendeley.com/documents/?uuid=67452369-7619-315f-9fc5-f6f771bf0b23"]},{"id":"ITEM-5","itemData":{"DOI":"10.1186/1475-2875-10-183","ISSN":"14752875","abstract":"Background: The majority of the mosquito and parasite life-history traits that combine to determine malaria transmission intensity are temperature sensitive. In most cases, the process-based models used to estimate malaria risk and inform control and prevention strategies utilize measures of mean outdoor temperature. Evidence suggests, however, that certain malaria vectors can spend large parts of their adult life resting indoors. Presentation of hypothesis. If significant proportions of mosquitoes are resting indoors and indoor conditions differ markedly from ambient conditions, simple use of outdoor temperatures will not provide reliable estimates of malaria transmission intensity. To date, few studies have quantified the differential effects of indoor vs outdoor temperatures explicitly, reflecting a lack of proper understanding of mosquito resting behaviour and associated microclimate. Testing the hypothesis. Published records from 8 village sites in East Africa revealed temperatures to be warmer indoors than outdoors and to generally show less daily variation. Exploring the effects of these temperatures on malaria parasite development rate suggested indoor-resting mosquitoes could transmit malaria between 0.3 and 22.5 days earlier than outdoor-resting mosquitoes. These differences translate to increases in transmission risk ranging from 5 to approaching 3,000%, relative to predictions based on outdoor temperatures. The pattern appears robust for low- and highland areas, with differences increasing with altitude. Implications of the hypothesis. Differences in indoor vs outdoor environments lead to large differences in the limits and the intensity of malaria transmission. This finding highlights a need to better understand mosquito resting behaviour and the associated microclimate, and to broaden assessments of transmission ecology and risk to consider the potentially important role of endophily. © 2011 Paaijmans and Thomas; licensee BioMed Central Ltd.","author":[{"dropping-particle":"","family":"Paaijmans","given":"Krijn P.","non-dropping-particle":"","parse-names":false,"suffix":""},{"dropping-particle":"","family":"Thomas","given":"Matthew B.","non-dropping-particle":"","parse-names":false,"suffix":""}],"container-title":"Malaria Journal","id":"ITEM-5","issued":{"date-parts":[["2011"]]},"title":"The influence of mosquito resting behaviour and associated microclimate for malaria risk","type":"article","volume":"10"},"uris":["http://www.mendeley.com/documents/?uuid=36735af8-518e-3234-b959-29a0dc45e6f7"]}],"mendeley":{"formattedCitation":"&lt;sup&gt;45–49&lt;/sup&gt;","plainTextFormattedCitation":"45–49","previouslyFormattedCitation":"&lt;sup&gt;45–49&lt;/sup&gt;"},"properties":{"noteIndex":0},"schema":"https://github.com/citation-style-language/schema/raw/master/csl-citation.json"}</w:instrText>
      </w:r>
      <w:r w:rsidR="007E2129">
        <w:rPr>
          <w:rFonts w:ascii="Times New Roman" w:hAnsi="Times New Roman" w:cs="Times New Roman"/>
        </w:rPr>
        <w:fldChar w:fldCharType="separate"/>
      </w:r>
      <w:r w:rsidR="006E0AAB" w:rsidRPr="006E0AAB">
        <w:rPr>
          <w:rFonts w:ascii="Times New Roman" w:hAnsi="Times New Roman" w:cs="Times New Roman"/>
          <w:noProof/>
          <w:vertAlign w:val="superscript"/>
        </w:rPr>
        <w:t>45–49</w:t>
      </w:r>
      <w:r w:rsidR="007E2129">
        <w:rPr>
          <w:rFonts w:ascii="Times New Roman" w:hAnsi="Times New Roman" w:cs="Times New Roman"/>
        </w:rPr>
        <w:fldChar w:fldCharType="end"/>
      </w:r>
      <w:r w:rsidR="00914335" w:rsidRPr="00173A13">
        <w:rPr>
          <w:rFonts w:ascii="Times New Roman" w:hAnsi="Times New Roman" w:cs="Times New Roman"/>
        </w:rPr>
        <w:t>) might be missed.</w:t>
      </w:r>
      <w:r w:rsidR="002841EE">
        <w:rPr>
          <w:rFonts w:ascii="Times New Roman" w:hAnsi="Times New Roman" w:cs="Times New Roman"/>
        </w:rPr>
        <w:t xml:space="preserve"> </w:t>
      </w:r>
      <w:r w:rsidR="003D3016">
        <w:rPr>
          <w:rFonts w:ascii="Times New Roman" w:hAnsi="Times New Roman" w:cs="Times New Roman"/>
        </w:rPr>
        <w:t xml:space="preserve">Future work involving </w:t>
      </w:r>
      <w:r w:rsidR="00914335" w:rsidRPr="00173A13">
        <w:rPr>
          <w:rFonts w:ascii="Times New Roman" w:hAnsi="Times New Roman" w:cs="Times New Roman"/>
        </w:rPr>
        <w:t>better spatial resolution of sampling sites</w:t>
      </w:r>
      <w:r w:rsidR="003D3016">
        <w:rPr>
          <w:rFonts w:ascii="Times New Roman" w:hAnsi="Times New Roman" w:cs="Times New Roman"/>
        </w:rPr>
        <w:t xml:space="preserve"> </w:t>
      </w:r>
      <w:r w:rsidR="005354CA">
        <w:rPr>
          <w:rFonts w:ascii="Times New Roman" w:hAnsi="Times New Roman" w:cs="Times New Roman"/>
        </w:rPr>
        <w:t>and the</w:t>
      </w:r>
      <w:r w:rsidR="00914335" w:rsidRPr="00173A13">
        <w:rPr>
          <w:rFonts w:ascii="Times New Roman" w:hAnsi="Times New Roman" w:cs="Times New Roman"/>
        </w:rPr>
        <w:t xml:space="preserve"> development of novel environmental covariates</w:t>
      </w:r>
      <w:r w:rsidR="005354CA">
        <w:rPr>
          <w:rFonts w:ascii="Times New Roman" w:hAnsi="Times New Roman" w:cs="Times New Roman"/>
        </w:rPr>
        <w:t xml:space="preserve"> that can</w:t>
      </w:r>
      <w:r w:rsidR="00914335" w:rsidRPr="00173A13">
        <w:rPr>
          <w:rFonts w:ascii="Times New Roman" w:hAnsi="Times New Roman" w:cs="Times New Roman"/>
        </w:rPr>
        <w:t xml:space="preserve"> better reflec</w:t>
      </w:r>
      <w:r w:rsidR="003D3016">
        <w:rPr>
          <w:rFonts w:ascii="Times New Roman" w:hAnsi="Times New Roman" w:cs="Times New Roman"/>
        </w:rPr>
        <w:t>t</w:t>
      </w:r>
      <w:r w:rsidR="00914335" w:rsidRPr="00173A13">
        <w:rPr>
          <w:rFonts w:ascii="Times New Roman" w:hAnsi="Times New Roman" w:cs="Times New Roman"/>
        </w:rPr>
        <w:t xml:space="preserve"> the ecological processes governing temporal dynamics</w:t>
      </w:r>
      <w:r w:rsidR="003D3016">
        <w:rPr>
          <w:rFonts w:ascii="Times New Roman" w:hAnsi="Times New Roman" w:cs="Times New Roman"/>
        </w:rPr>
        <w:t xml:space="preserve"> </w:t>
      </w:r>
      <w:r w:rsidR="00914335" w:rsidRPr="00173A13">
        <w:rPr>
          <w:rFonts w:ascii="Times New Roman" w:hAnsi="Times New Roman" w:cs="Times New Roman"/>
        </w:rPr>
        <w:t xml:space="preserve">would </w:t>
      </w:r>
      <w:r w:rsidR="003D3016">
        <w:rPr>
          <w:rFonts w:ascii="Times New Roman" w:hAnsi="Times New Roman" w:cs="Times New Roman"/>
        </w:rPr>
        <w:t xml:space="preserve">therefore </w:t>
      </w:r>
      <w:r w:rsidR="00914335" w:rsidRPr="00173A13">
        <w:rPr>
          <w:rFonts w:ascii="Times New Roman" w:hAnsi="Times New Roman" w:cs="Times New Roman"/>
        </w:rPr>
        <w:t xml:space="preserve">likely contribute to improved predictive performance. </w:t>
      </w:r>
    </w:p>
    <w:p w14:paraId="0A14C1C6" w14:textId="728C6711" w:rsidR="00742DB1" w:rsidRPr="00173A13" w:rsidRDefault="004008DB" w:rsidP="00CA50F2">
      <w:pPr>
        <w:spacing w:line="360" w:lineRule="auto"/>
        <w:jc w:val="both"/>
        <w:rPr>
          <w:rFonts w:ascii="Times New Roman" w:hAnsi="Times New Roman" w:cs="Times New Roman"/>
        </w:rPr>
      </w:pPr>
      <w:r w:rsidRPr="00173A13">
        <w:rPr>
          <w:rFonts w:ascii="Times New Roman" w:hAnsi="Times New Roman" w:cs="Times New Roman"/>
        </w:rPr>
        <w:t xml:space="preserve">Another important limitation of the work presented here is the absence of a link between </w:t>
      </w:r>
      <w:r w:rsidR="00915091" w:rsidRPr="00173A13">
        <w:rPr>
          <w:rFonts w:ascii="Times New Roman" w:hAnsi="Times New Roman" w:cs="Times New Roman"/>
        </w:rPr>
        <w:t xml:space="preserve">the modelled </w:t>
      </w:r>
      <w:r w:rsidRPr="00173A13">
        <w:rPr>
          <w:rFonts w:ascii="Times New Roman" w:hAnsi="Times New Roman" w:cs="Times New Roman"/>
        </w:rPr>
        <w:t xml:space="preserve">mosquito temporal dynamics and the actual temporal profile of malaria risk. Whilst </w:t>
      </w:r>
      <w:r w:rsidR="00915091" w:rsidRPr="00173A13">
        <w:rPr>
          <w:rFonts w:ascii="Times New Roman" w:hAnsi="Times New Roman" w:cs="Times New Roman"/>
        </w:rPr>
        <w:t>an</w:t>
      </w:r>
      <w:r w:rsidRPr="00173A13">
        <w:rPr>
          <w:rFonts w:ascii="Times New Roman" w:hAnsi="Times New Roman" w:cs="Times New Roman"/>
        </w:rPr>
        <w:t xml:space="preserve"> </w:t>
      </w:r>
      <w:r w:rsidR="00915091" w:rsidRPr="00173A13">
        <w:rPr>
          <w:rFonts w:ascii="Times New Roman" w:hAnsi="Times New Roman" w:cs="Times New Roman"/>
        </w:rPr>
        <w:t>association</w:t>
      </w:r>
      <w:r w:rsidRPr="00173A13">
        <w:rPr>
          <w:rFonts w:ascii="Times New Roman" w:hAnsi="Times New Roman" w:cs="Times New Roman"/>
        </w:rPr>
        <w:t xml:space="preserve"> between </w:t>
      </w:r>
      <w:r w:rsidR="00915091" w:rsidRPr="00173A13">
        <w:rPr>
          <w:rFonts w:ascii="Times New Roman" w:hAnsi="Times New Roman" w:cs="Times New Roman"/>
        </w:rPr>
        <w:t xml:space="preserve">these </w:t>
      </w:r>
      <w:r w:rsidRPr="00173A13">
        <w:rPr>
          <w:rFonts w:ascii="Times New Roman" w:hAnsi="Times New Roman" w:cs="Times New Roman"/>
        </w:rPr>
        <w:t>two quantities is well established</w:t>
      </w:r>
      <w:r w:rsidR="007E2129">
        <w:rPr>
          <w:rFonts w:ascii="Times New Roman" w:hAnsi="Times New Roman" w:cs="Times New Roman"/>
        </w:rPr>
        <w:t xml:space="preserve">, with their profiles </w:t>
      </w:r>
      <w:r w:rsidRPr="00173A13">
        <w:rPr>
          <w:rFonts w:ascii="Times New Roman" w:hAnsi="Times New Roman" w:cs="Times New Roman"/>
        </w:rPr>
        <w:t>typically highly correlated</w:t>
      </w:r>
      <w:r w:rsidR="007E2129">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{"citationItems":[{"id":"ITEM-1","itemData":{"DOI":"10.1186/1756-3305-7-442","ISSN":"1756-3305","abstract":"The relationship between climatic factors and mosquito abundance is very important to determine parasite activity levels and, therefore, disease risk. Therefore, this study was conducted to investigate the seasonal abundance of anophelines and their association with meteorological variables and disease transmission in two malaria endemic areas of Bangladesh. Monthly sampling was done from both indoors and outdoors in 12 selected houses using light traps (LTs) and pyrethrum spray (PS) during January, 2011 to January, 2012 in two malaria endemic areas of Bangladesh. Outdoor rainfall, temperature, and relative humidity data of the study areas were collected from the meteorological department of Bangladesh. Mosquitoes were killed with chloroform and identified morphologically under stereoscopic microscopes using taxonomic keys. Samples were tested for CSP of P. falciparum, P. vivax 210 and P. vivax 247 using ELISA. Pearson correlation and canonical correspondence analyses (CCA) were computed to investigate the associations with species abundance and rainfall, temperature, humidity and malaria cases. A total of 2,443 female anophelines, representing 22 species were captured. Every female Anopheles were tested for P. falciparum, P. vivax 210 and P. vivax 247 CSP, of which 10 species were found positive. The CSP positive species were An. annularis, An. baimaii, An. barbirostris, An. jeyporiensis, An. karwari, An. minimus s.l., An. philippinensis, An. umbrosus, An. vagus and An. wilmori. Anopheles vagus and An. philippinensis were the dominant species present almost throughout the year with highest peaks in March and smallest peaks in September but An. baimaii and An. willmori were found during monsoon (July -September) only. Lag rainfall and relative humidity were the most significant variables influencing An. baimaii, An. willmori, An. vagus, and An. subpictus density in Kumari area. Abundance of these four species positively related to malaria cases. The effects of temperature were not found as a significant variable on the abundance of anophelines mosquitoes in Bangladesh. Our study demonstrates that the nature of relationship between malaria vector and climatic variables were multifaceted. Detailed studies of vector bionomics, continuous monitoring and malaria transmission dynamics is essential for predicting disease outbreaks and vector control in the region.","author":[{"dropping-particle":"","family":"Bashar","given":"Kabirul","non-dropping-particle":"","parse-names":false,"suffix":""},{"dropping-particle":"","family":"Tuno","given":"Nobuko","non-dropping-particle":"","parse-names":false,"suffix":""}],"container-title":"Parasites &amp; Vectors","id":"ITEM-1","issue":"1","issued":{"date-parts":[["2014","9","18"]]},"page":"442","publisher":"BioMed Central","title":"Seasonal abundance of Anopheles mosquitoes and their association with meteorological factors and malaria incidence in Bangladesh","type":"article-journal","volume":"7"},"uris":["http://www.mendeley.com/documents/?uuid=311eb159-7f1e-3361-91a5-5bdb239b5463"]},{"id":"ITEM-2","itemData":{"DOI":"10.1111/j.1365-2915.2009.00839.x","ISSN":"0269283X","author":[{"dropping-particle":"","family":"GALARDO","given":"A. K. R.","non-dropping-particle":"","parse-names":false,"suffix":""},{"dropping-particle":"","family":"ZIMMERMAN","given":"R. H.","non-dropping-particle":"","parse-names":false,"suffix":""},{"dropping-particle":"","family":"LOUNIBOS","given":"L. P.","non-dropping-particle":"","parse-names":false,"suffix":""},{"dropping-particle":"","family":"YOUNG","given":"L. J.","non-dropping-particle":"","parse-names":false,"suffix":""},{"dropping-particle":"","family":"GALARDO","given":"C. D.","non-dropping-particle":"","parse-names":false,"suffix":""},{"dropping-particle":"","family":"ARRUDA","given":"M.","non-dropping-particle":"","parse-names":false,"suffix":""},{"dropping-particle":"","family":"D'ALMEIDA COUTO","given":"A. A. R.","non-dropping-particle":"","parse-names":false,"suffix":""}],"container-title":"Medical and Veterinary Entomology","id":"ITEM-2","issue":"4","issued":{"date-parts":[["2009","12"]]},"page":"335-349","title":"Seasonal abundance of anopheline mosquitoes and their association with rainfall and malaria along the Matapí River, Amapí, Brazil","type":"article-journal","volume":"23"},"uris":["http://www.mendeley.com/documents/?uuid=eff3898c-1ccb-35d1-92f6-dec670ed6d27"]}],"mendeley":{"formattedCitation":"&lt;sup&gt;50,51&lt;/sup&gt;","plainTextFormattedCitation":"50,51","previouslyFormattedCitation":"&lt;sup&gt;50,51&lt;/sup&gt;"},"properties":{"noteIndex":0},"schema":"https://github.com/citation-style-language/schema/raw/master/csl-citation.json"}</w:instrText>
      </w:r>
      <w:r w:rsidR="007E2129">
        <w:rPr>
          <w:rFonts w:ascii="Times New Roman" w:hAnsi="Times New Roman" w:cs="Times New Roman"/>
        </w:rPr>
        <w:fldChar w:fldCharType="separate"/>
      </w:r>
      <w:r w:rsidR="006E0AAB" w:rsidRPr="006E0AAB">
        <w:rPr>
          <w:rFonts w:ascii="Times New Roman" w:hAnsi="Times New Roman" w:cs="Times New Roman"/>
          <w:noProof/>
          <w:vertAlign w:val="superscript"/>
        </w:rPr>
        <w:t>50,51</w:t>
      </w:r>
      <w:r w:rsidR="007E2129">
        <w:rPr>
          <w:rFonts w:ascii="Times New Roman" w:hAnsi="Times New Roman" w:cs="Times New Roman"/>
        </w:rPr>
        <w:fldChar w:fldCharType="end"/>
      </w:r>
      <w:r w:rsidRPr="00173A13">
        <w:rPr>
          <w:rFonts w:ascii="Times New Roman" w:hAnsi="Times New Roman" w:cs="Times New Roman"/>
        </w:rPr>
        <w:t xml:space="preserve">, the nature and extent of this relationship, particularly how it varies </w:t>
      </w:r>
      <w:r w:rsidR="00BE73D2">
        <w:rPr>
          <w:rFonts w:ascii="Times New Roman" w:hAnsi="Times New Roman" w:cs="Times New Roman"/>
        </w:rPr>
        <w:t>across mosquito</w:t>
      </w:r>
      <w:r w:rsidRPr="00173A13">
        <w:rPr>
          <w:rFonts w:ascii="Times New Roman" w:hAnsi="Times New Roman" w:cs="Times New Roman"/>
        </w:rPr>
        <w:t xml:space="preserve"> species, remains less clear.</w:t>
      </w:r>
      <w:r w:rsidR="00BE73D2">
        <w:rPr>
          <w:rFonts w:ascii="Times New Roman" w:hAnsi="Times New Roman" w:cs="Times New Roman"/>
        </w:rPr>
        <w:t xml:space="preserve"> I</w:t>
      </w:r>
      <w:r w:rsidR="00915091" w:rsidRPr="00173A13">
        <w:rPr>
          <w:rFonts w:ascii="Times New Roman" w:hAnsi="Times New Roman" w:cs="Times New Roman"/>
        </w:rPr>
        <w:t xml:space="preserve">t can frequently be non-linear and </w:t>
      </w:r>
      <w:r w:rsidR="00BE73D2">
        <w:rPr>
          <w:rFonts w:ascii="Times New Roman" w:hAnsi="Times New Roman" w:cs="Times New Roman"/>
        </w:rPr>
        <w:t>vary with</w:t>
      </w:r>
      <w:r w:rsidR="00C22485">
        <w:rPr>
          <w:rFonts w:ascii="Times New Roman" w:hAnsi="Times New Roman" w:cs="Times New Roman"/>
        </w:rPr>
        <w:t xml:space="preserve"> multiple interacting factors such as</w:t>
      </w:r>
      <w:r w:rsidR="00BE73D2">
        <w:rPr>
          <w:rFonts w:ascii="Times New Roman" w:hAnsi="Times New Roman" w:cs="Times New Roman"/>
        </w:rPr>
        <w:t xml:space="preserve"> malaria</w:t>
      </w:r>
      <w:r w:rsidR="00AF1871">
        <w:rPr>
          <w:rFonts w:ascii="Times New Roman" w:hAnsi="Times New Roman" w:cs="Times New Roman"/>
        </w:rPr>
        <w:t xml:space="preserve"> endemicity</w:t>
      </w:r>
      <w:r w:rsidR="00AF1871">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{"citationItems":[{"id":"ITEM-1","itemData":{"DOI":"10.1038/ncomms7054","ISSN":"20411723","PMID":"25597498","abstract":"The efficiency of malaria transmission between human and mosquito has been shown to be influenced by many factors in the laboratory, although their impact in the field and how this changes with disease endemicity are unknown. Here we estimate how human-mosquito transmission changed as malaria was controlled in Dielmo, Senegal. Mathematical models were fit to data collected between 1990 and the start of vector control in 2008. Results show that asexual parasite slide prevalence in humans has reduced from 70 to 20%, but that the proportion of infectious mosquitoes has remained roughly constant. Evidence suggests that this is due to an increase in transmission efficiency caused by a rise in gametocyte densities, although the uneven distribution of mosquito bites between hosts could also contribute. The resilience of mosquito infection to changes in endemicity will have important implications for planning disease control, and the development and deployment of transmission-reducing interventions.","author":[{"dropping-particle":"","family":"Churcher","given":"Thomas S.","non-dropping-particle":"","parse-names":false,"suffix":""},{"dropping-particle":"","family":"Trape","given":"Jean François","non-dropping-particle":"","parse-names":false,"suffix":""},{"dropping-particle":"","family":"Cohuet","given":"Anna","non-dropping-particle":"","parse-names":false,"suffix":""}],"container-title":"Nature Communications","id":"ITEM-1","issued":{"date-parts":[["2015"]]},"publisher":"Nature Publishing Group","title":"Human-to-mosquito transmission efficiency increases as malaria is controlled","type":"article-journal","volume":"6"},"uris":["http://www.mendeley.com/documents/?uuid=cfdc44be-8225-3351-bc7b-96894c8bb515"]}],"mendeley":{"formattedCitation":"&lt;sup&gt;52&lt;/sup&gt;","plainTextFormattedCitation":"52","previouslyFormattedCitation":"&lt;sup&gt;52&lt;/sup&gt;"},"properties":{"noteIndex":0},"schema":"https://github.com/citation-style-language/schema/raw/master/csl-citation.json"}</w:instrText>
      </w:r>
      <w:r w:rsidR="00AF1871">
        <w:rPr>
          <w:rFonts w:ascii="Times New Roman" w:hAnsi="Times New Roman" w:cs="Times New Roman"/>
        </w:rPr>
        <w:fldChar w:fldCharType="separate"/>
      </w:r>
      <w:r w:rsidR="006E0AAB" w:rsidRPr="006E0AAB">
        <w:rPr>
          <w:rFonts w:ascii="Times New Roman" w:hAnsi="Times New Roman" w:cs="Times New Roman"/>
          <w:noProof/>
          <w:vertAlign w:val="superscript"/>
        </w:rPr>
        <w:t>52</w:t>
      </w:r>
      <w:r w:rsidR="00AF1871">
        <w:rPr>
          <w:rFonts w:ascii="Times New Roman" w:hAnsi="Times New Roman" w:cs="Times New Roman"/>
        </w:rPr>
        <w:fldChar w:fldCharType="end"/>
      </w:r>
      <w:r w:rsidR="00AF1871">
        <w:rPr>
          <w:rFonts w:ascii="Times New Roman" w:hAnsi="Times New Roman" w:cs="Times New Roman"/>
        </w:rPr>
        <w:t xml:space="preserve">, </w:t>
      </w:r>
      <w:r w:rsidR="00915091" w:rsidRPr="00173A13">
        <w:rPr>
          <w:rFonts w:ascii="Times New Roman" w:hAnsi="Times New Roman" w:cs="Times New Roman"/>
        </w:rPr>
        <w:t>mosquito abundance</w:t>
      </w:r>
      <w:r w:rsidR="00AF1871">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{"citationItems":[{"id":"ITEM-1","itemData":{"DOI":"10.1098/rspb.2018.0826","ISSN":"14712954","abstract":"With escalating urbanization, the environmental, demographic, and socioeconomic heterogeneity of urban landscapes poses a challenge to mathematical models for the transmission of vector-borne infections. Classical coupled vector - human models typically assume that mosquito abundance is either independent from, or proportional to, human population density, implying a decreasing force of infection, or per capita infection rate with host number. We question these assumptions by introducing an explicit dependence between host and vector densities through different recruitment functions, whose dynamical consequences we examine in a modified model formulation. Contrasting patterns in the force of infection are demonstrated, including in particular increasing trends when recruitment grows sufficiently fast with human density. Interaction of these patterns with seasonality in temperature can give rise to pronounced differences in timing, relative peak sizes, and duration of epidemics. These proposed dependencies explain empirical dengue risk patterns observed in the city of Delhi where socioeconomic status has an impact on both human and mosquito densities. These observed risk trends with host density are inconsistent with current standard models. A better understanding of the connection between vector recruitment and host density is needed to address the population dynamics of mosquito-transmitted infections in urban landscapes.","author":[{"dropping-particle":"","family":"Romeo-Aznar","given":"Victoria","non-dropping-particle":"","parse-names":false,"suffix":""},{"dropping-particle":"","family":"Paul","given":"Richard","non-dropping-particle":"","parse-names":false,"suffix":""},{"dropping-particle":"","family":"Telle","given":"Olivier","non-dropping-particle":"","parse-names":false,"suffix":""},{"dropping-particle":"","family":"Pascual","given":"Mercedes","non-dropping-particle":"","parse-names":false,"suffix":""}],"container-title":"Proceedings of the Royal Society B: Biological Sciences","id":"ITEM-1","issue":"1884","issued":{"date-parts":[["2018","8","15"]]},"publisher":"Royal Society Publishing","title":"Mosquito-borne transmission in urban landscapes: The missing link between vector abundance and human density","type":"article-journal","volume":"285"},"uris":["http://www.mendeley.com/documents/?uuid=7701c33e-aceb-3b46-ba71-b8c27eeba327"]}],"mendeley":{"formattedCitation":"&lt;sup&gt;53&lt;/sup&gt;","plainTextFormattedCitation":"53","previouslyFormattedCitation":"&lt;sup&gt;53&lt;/sup&gt;"},"properties":{"noteIndex":0},"schema":"https://github.com/citation-style-language/schema/raw/master/csl-citation.json"}</w:instrText>
      </w:r>
      <w:r w:rsidR="00AF1871">
        <w:rPr>
          <w:rFonts w:ascii="Times New Roman" w:hAnsi="Times New Roman" w:cs="Times New Roman"/>
        </w:rPr>
        <w:fldChar w:fldCharType="separate"/>
      </w:r>
      <w:r w:rsidR="006E0AAB" w:rsidRPr="006E0AAB">
        <w:rPr>
          <w:rFonts w:ascii="Times New Roman" w:hAnsi="Times New Roman" w:cs="Times New Roman"/>
          <w:noProof/>
          <w:vertAlign w:val="superscript"/>
        </w:rPr>
        <w:t>53</w:t>
      </w:r>
      <w:r w:rsidR="00AF1871">
        <w:rPr>
          <w:rFonts w:ascii="Times New Roman" w:hAnsi="Times New Roman" w:cs="Times New Roman"/>
        </w:rPr>
        <w:fldChar w:fldCharType="end"/>
      </w:r>
      <w:r w:rsidR="00AF1871">
        <w:rPr>
          <w:rFonts w:ascii="Times New Roman" w:hAnsi="Times New Roman" w:cs="Times New Roman"/>
        </w:rPr>
        <w:t xml:space="preserve"> and </w:t>
      </w:r>
      <w:r w:rsidR="00915091" w:rsidRPr="00173A13">
        <w:rPr>
          <w:rFonts w:ascii="Times New Roman" w:hAnsi="Times New Roman" w:cs="Times New Roman"/>
        </w:rPr>
        <w:t>vector competence</w:t>
      </w:r>
      <w:r w:rsidR="00AF1871">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{"citationItems":[{"id":"ITEM-1","itemData":{"DOI":"10.1098/rsos.160969","ISSN":"20545703","abstract":"Temperature is a key environmental driver of Anopheles mosquito population dynamics; understanding its central role is important for these malaria vectors. Mosquito population responses to temperature fluctuations, though important across the life history, are poorly understood at a population level. We used stage-structured, temperature-dependent delay-differential equations to conduct a detailed exploration of the impacts of diurnal and annual temperature fluctuations on mosquito population dynamics. The model allows exploration of temperature-driven temporal changes in adult age structure, giving insights into the population’s capacity to vector malaria parasites. Because of temperature-dependent shifts in age structure, the abundance of potentially infectious mosquitoes varies temporally, and does not necessarily mirror the dynamics of the total adult population. In addition to conducting the first comprehensive theoretical exploration of fluctuating temperatures on mosquito population dynamics, we analysed observed temperatures at four locations in Africa covering a range of environmental conditions. We found both temperature and precipitation are needed to explain the observed malaria season in these locations, enhancing our understanding of the drivers of malaria seasonality and how temporal disease risk may shift in response to temperature changes. This approach, tracking both mosquito abundance and age structure, may be a powerful tool for understanding current and future malaria risk.","author":[{"dropping-particle":"","family":"Beck-Johnson","given":"Lindsay M.","non-dropping-particle":"","parse-names":false,"suffix":""},{"dropping-particle":"","family":"Nelson","given":"William A.","non-dropping-particle":"","parse-names":false,"suffix":""},{"dropping-particle":"","family":"Paaijmans","given":"Krijn P.","non-dropping-particle":"","parse-names":false,"suffix":""},{"dropping-particle":"","family":"Read","given":"Andrewf","non-dropping-particle":"","parse-names":false,"suffix":""},{"dropping-particle":"","family":"Thomas","given":"Matthew B.","non-dropping-particle":"","parse-names":false,"suffix":""},{"dropping-particle":"","family":"Bjørnstad","given":"Ottar N.","non-dropping-particle":"","parse-names":false,"suffix":""}],"container-title":"Royal Society Open Science","id":"ITEM-1","issue":"3","issued":{"date-parts":[["2017","3","8"]]},"publisher":"Royal Society","title":"The importance of temperature fluctuations in understanding mosquito population dynamics and malaria risk","type":"article-journal","volume":"4"},"uris":["http://www.mendeley.com/documents/?uuid=17f7f0b8-bc83-3d6c-8a0b-db8a93b6e1f0"]}],"mendeley":{"formattedCitation":"&lt;sup&gt;34&lt;/sup&gt;","plainTextFormattedCitation":"34","previouslyFormattedCitation":"&lt;sup&gt;34&lt;/sup&gt;"},"properties":{"noteIndex":0},"schema":"https://github.com/citation-style-language/schema/raw/master/csl-citation.json"}</w:instrText>
      </w:r>
      <w:r w:rsidR="00AF1871">
        <w:rPr>
          <w:rFonts w:ascii="Times New Roman" w:hAnsi="Times New Roman" w:cs="Times New Roman"/>
        </w:rPr>
        <w:fldChar w:fldCharType="separate"/>
      </w:r>
      <w:r w:rsidR="006E0AAB" w:rsidRPr="006E0AAB">
        <w:rPr>
          <w:rFonts w:ascii="Times New Roman" w:hAnsi="Times New Roman" w:cs="Times New Roman"/>
          <w:noProof/>
          <w:vertAlign w:val="superscript"/>
        </w:rPr>
        <w:t>34</w:t>
      </w:r>
      <w:r w:rsidR="00AF1871">
        <w:rPr>
          <w:rFonts w:ascii="Times New Roman" w:hAnsi="Times New Roman" w:cs="Times New Roman"/>
        </w:rPr>
        <w:fldChar w:fldCharType="end"/>
      </w:r>
      <w:r w:rsidR="00915091" w:rsidRPr="00173A13">
        <w:rPr>
          <w:rFonts w:ascii="Times New Roman" w:hAnsi="Times New Roman" w:cs="Times New Roman"/>
        </w:rPr>
        <w:t>. Our analyses were unable to explore many of these factors: d</w:t>
      </w:r>
      <w:r w:rsidRPr="00173A13">
        <w:rPr>
          <w:rFonts w:ascii="Times New Roman" w:hAnsi="Times New Roman" w:cs="Times New Roman"/>
        </w:rPr>
        <w:t>ue to the extensive heterogeneity in sampling methods used to catch the mosquito</w:t>
      </w:r>
      <w:r w:rsidR="00915091" w:rsidRPr="00173A13">
        <w:rPr>
          <w:rFonts w:ascii="Times New Roman" w:hAnsi="Times New Roman" w:cs="Times New Roman"/>
        </w:rPr>
        <w:t>es and the reported units</w:t>
      </w:r>
      <w:r w:rsidRPr="00173A13">
        <w:rPr>
          <w:rFonts w:ascii="Times New Roman" w:hAnsi="Times New Roman" w:cs="Times New Roman"/>
        </w:rPr>
        <w:t>, we were unable to</w:t>
      </w:r>
      <w:r w:rsidR="00915091" w:rsidRPr="00173A13">
        <w:rPr>
          <w:rFonts w:ascii="Times New Roman" w:hAnsi="Times New Roman" w:cs="Times New Roman"/>
        </w:rPr>
        <w:t xml:space="preserve"> systematically</w:t>
      </w:r>
      <w:r w:rsidRPr="00173A13">
        <w:rPr>
          <w:rFonts w:ascii="Times New Roman" w:hAnsi="Times New Roman" w:cs="Times New Roman"/>
        </w:rPr>
        <w:t xml:space="preserve"> explore variation in </w:t>
      </w:r>
      <w:r w:rsidR="00915091" w:rsidRPr="00173A13">
        <w:rPr>
          <w:rFonts w:ascii="Times New Roman" w:hAnsi="Times New Roman" w:cs="Times New Roman"/>
        </w:rPr>
        <w:t xml:space="preserve">mosquito abundance </w:t>
      </w:r>
      <w:r w:rsidRPr="00173A13">
        <w:rPr>
          <w:rFonts w:ascii="Times New Roman" w:hAnsi="Times New Roman" w:cs="Times New Roman"/>
        </w:rPr>
        <w:t>reported</w:t>
      </w:r>
      <w:r w:rsidR="00742DB1" w:rsidRPr="00173A13">
        <w:rPr>
          <w:rFonts w:ascii="Times New Roman" w:hAnsi="Times New Roman" w:cs="Times New Roman"/>
        </w:rPr>
        <w:t xml:space="preserve">. Similarly, </w:t>
      </w:r>
      <w:r w:rsidR="00915091" w:rsidRPr="00173A13">
        <w:rPr>
          <w:rFonts w:ascii="Times New Roman" w:hAnsi="Times New Roman" w:cs="Times New Roman"/>
        </w:rPr>
        <w:t>the lack of accompanying epidemiological information precludes us from beginning to better resolve the competence and comparative contributions of different mosquito species to malaria transmission: in doing so, this limits our ability to translate a given temporal pattern into metrics relevant to malaria transmission, such as the Entomological Inoculation Rate (EIR</w:t>
      </w:r>
      <w:r w:rsidR="00AF1871">
        <w:rPr>
          <w:rFonts w:ascii="Times New Roman" w:hAnsi="Times New Roman" w:cs="Times New Roman"/>
        </w:rPr>
        <w:t>)</w:t>
      </w:r>
      <w:r w:rsidR="00915091" w:rsidRPr="00173A13">
        <w:rPr>
          <w:rFonts w:ascii="Times New Roman" w:hAnsi="Times New Roman" w:cs="Times New Roman"/>
        </w:rPr>
        <w:t xml:space="preserve">. </w:t>
      </w:r>
      <w:r w:rsidR="00742DB1" w:rsidRPr="00173A13">
        <w:rPr>
          <w:rFonts w:ascii="Times New Roman" w:hAnsi="Times New Roman" w:cs="Times New Roman"/>
        </w:rPr>
        <w:t>There is</w:t>
      </w:r>
      <w:r w:rsidR="00915091" w:rsidRPr="00173A13">
        <w:rPr>
          <w:rFonts w:ascii="Times New Roman" w:hAnsi="Times New Roman" w:cs="Times New Roman"/>
        </w:rPr>
        <w:t xml:space="preserve"> </w:t>
      </w:r>
      <w:r w:rsidR="00742DB1" w:rsidRPr="00173A13">
        <w:rPr>
          <w:rFonts w:ascii="Times New Roman" w:hAnsi="Times New Roman" w:cs="Times New Roman"/>
        </w:rPr>
        <w:t xml:space="preserve">thought to be </w:t>
      </w:r>
      <w:r w:rsidR="00915091" w:rsidRPr="00173A13">
        <w:rPr>
          <w:rFonts w:ascii="Times New Roman" w:hAnsi="Times New Roman" w:cs="Times New Roman"/>
        </w:rPr>
        <w:t>substantial variation in the relevance of different mosquito species to malaria transmission, with this capacity to transmit determined by a complex interplay of vector-parasite compatibility</w:t>
      </w:r>
      <w:r w:rsidR="00BE73D2">
        <w:rPr>
          <w:rFonts w:ascii="Times New Roman" w:hAnsi="Times New Roman" w:cs="Times New Roman"/>
        </w:rPr>
        <w:t>. Indeed, there is</w:t>
      </w:r>
      <w:r w:rsidR="00742DB1" w:rsidRPr="00173A13">
        <w:rPr>
          <w:rFonts w:ascii="Times New Roman" w:hAnsi="Times New Roman" w:cs="Times New Roman"/>
        </w:rPr>
        <w:t xml:space="preserve"> evidence to suggest that </w:t>
      </w:r>
      <w:r w:rsidR="00742DB1" w:rsidRPr="00173A13">
        <w:rPr>
          <w:rFonts w:ascii="Times New Roman" w:hAnsi="Times New Roman" w:cs="Times New Roman"/>
          <w:i/>
        </w:rPr>
        <w:t xml:space="preserve">Anopheles </w:t>
      </w:r>
      <w:proofErr w:type="spellStart"/>
      <w:r w:rsidR="00742DB1" w:rsidRPr="00173A13">
        <w:rPr>
          <w:rFonts w:ascii="Times New Roman" w:hAnsi="Times New Roman" w:cs="Times New Roman"/>
          <w:i/>
        </w:rPr>
        <w:t>culicifacies</w:t>
      </w:r>
      <w:proofErr w:type="spellEnd"/>
      <w:r w:rsidR="00742DB1" w:rsidRPr="00173A13">
        <w:rPr>
          <w:rFonts w:ascii="Times New Roman" w:hAnsi="Times New Roman" w:cs="Times New Roman"/>
        </w:rPr>
        <w:t xml:space="preserve"> contributes disproportionately to transmission across the Indian subcontinent</w:t>
      </w:r>
      <w:r w:rsidR="005A0014">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{"citationItems":[{"id":"ITEM-1","itemData":{"DOI":"10.1016/j.actatropica.2008.09.017","ISSN":"0001706X","abstract":"Anopheles culicifacies, is a complex of five isomorphic sibling species A, B, C, D and E and is considered to be the major malaria vector in the Indian subcontinent. Despite numerous studies, it is difficult to have a global view of the ecological and bionomical characteristics of the individual sibling species, as different identification methods have been used. Major biological and ecological trends such as the high plasticity of behaviour and the sympatry of species are addressed. In spite of the availability of rapid molecular identification tools, we still lack important information concerning the biological characteristics of each sibling species. Resistance to insecticide is alarming as it has developed quadruple resistance in two states of India. An intensified and appropriate intervention measure to interrupt transmission is the call of the day. The authors focus on (1) reviewing the vectorial aspects of An. culicifacies (2) discussing recently published data on bionomics of each sibling species, (3) identifying lacunae in the understanding of the Culicifacies complex, and (4) exploring the possibility of proper control measures. Our understanding of the bionomics of all the five sibling species would certainly help, keeping in mind the climatic changes we are to face in the next few years. © 2008 Elsevier B.V. All rights reserved.","author":[{"dropping-particle":"","family":"Barik","given":"T. K.","non-dropping-particle":"","parse-names":false,"suffix":""},{"dropping-particle":"","family":"Sahu","given":"B.","non-dropping-particle":"","parse-names":false,"suffix":""},{"dropping-particle":"","family":"Swain","given":"V.","non-dropping-particle":"","parse-names":false,"suffix":""}],"container-title":"Acta Tropica","id":"ITEM-1","issue":"2","issued":{"date-parts":[["2009","2"]]},"page":"87-97","title":"A review on Anopheles culicifacies: From bionomics to control with special reference to Indian subcontinent","type":"article","volume":"109"},"uris":["http://www.mendeley.com/documents/?uuid=ceca1198-f214-3651-9bd2-3fd07976d951"]}],"mendeley":{"formattedCitation":"&lt;sup&gt;42&lt;/sup&gt;","plainTextFormattedCitation":"42","previouslyFormattedCitation":"&lt;sup&gt;42&lt;/sup&gt;"},"properties":{"noteIndex":0},"schema":"https://github.com/citation-style-language/schema/raw/master/csl-citation.json"}</w:instrText>
      </w:r>
      <w:r w:rsidR="005A0014">
        <w:rPr>
          <w:rFonts w:ascii="Times New Roman" w:hAnsi="Times New Roman" w:cs="Times New Roman"/>
        </w:rPr>
        <w:fldChar w:fldCharType="separate"/>
      </w:r>
      <w:r w:rsidR="006E0AAB" w:rsidRPr="006E0AAB">
        <w:rPr>
          <w:rFonts w:ascii="Times New Roman" w:hAnsi="Times New Roman" w:cs="Times New Roman"/>
          <w:noProof/>
          <w:vertAlign w:val="superscript"/>
        </w:rPr>
        <w:t>42</w:t>
      </w:r>
      <w:r w:rsidR="005A0014">
        <w:rPr>
          <w:rFonts w:ascii="Times New Roman" w:hAnsi="Times New Roman" w:cs="Times New Roman"/>
        </w:rPr>
        <w:fldChar w:fldCharType="end"/>
      </w:r>
      <w:r w:rsidR="00742DB1" w:rsidRPr="00173A13">
        <w:rPr>
          <w:rFonts w:ascii="Times New Roman" w:hAnsi="Times New Roman" w:cs="Times New Roman"/>
        </w:rPr>
        <w:t xml:space="preserve"> (although </w:t>
      </w:r>
      <w:r w:rsidR="00BE73D2">
        <w:rPr>
          <w:rFonts w:ascii="Times New Roman" w:hAnsi="Times New Roman" w:cs="Times New Roman"/>
        </w:rPr>
        <w:t>recent research</w:t>
      </w:r>
      <w:r w:rsidR="00742DB1" w:rsidRPr="00173A13">
        <w:rPr>
          <w:rFonts w:ascii="Times New Roman" w:hAnsi="Times New Roman" w:cs="Times New Roman"/>
        </w:rPr>
        <w:t xml:space="preserve"> suggests that vectors previously considered “secondary” </w:t>
      </w:r>
      <w:del w:id="38" w:author="Ghani, Azra C H" w:date="2020-01-06T12:49:00Z">
        <w:r w:rsidR="00742DB1" w:rsidRPr="00173A13" w:rsidDel="009757EF">
          <w:rPr>
            <w:rFonts w:ascii="Times New Roman" w:hAnsi="Times New Roman" w:cs="Times New Roman"/>
          </w:rPr>
          <w:delText>(</w:delText>
        </w:r>
      </w:del>
      <w:r w:rsidR="00742DB1" w:rsidRPr="00173A13">
        <w:rPr>
          <w:rFonts w:ascii="Times New Roman" w:hAnsi="Times New Roman" w:cs="Times New Roman"/>
        </w:rPr>
        <w:t xml:space="preserve">e.g. </w:t>
      </w:r>
      <w:r w:rsidR="00742DB1" w:rsidRPr="00173A13">
        <w:rPr>
          <w:rFonts w:ascii="Times New Roman" w:hAnsi="Times New Roman" w:cs="Times New Roman"/>
          <w:i/>
        </w:rPr>
        <w:t xml:space="preserve">Anopheles </w:t>
      </w:r>
      <w:proofErr w:type="spellStart"/>
      <w:r w:rsidR="00742DB1" w:rsidRPr="00173A13">
        <w:rPr>
          <w:rFonts w:ascii="Times New Roman" w:hAnsi="Times New Roman" w:cs="Times New Roman"/>
          <w:i/>
        </w:rPr>
        <w:t>subpictus</w:t>
      </w:r>
      <w:proofErr w:type="spellEnd"/>
      <w:del w:id="39" w:author="Ghani, Azra C H" w:date="2020-01-06T12:49:00Z">
        <w:r w:rsidR="00742DB1" w:rsidRPr="00173A13" w:rsidDel="009757EF">
          <w:rPr>
            <w:rFonts w:ascii="Times New Roman" w:hAnsi="Times New Roman" w:cs="Times New Roman"/>
          </w:rPr>
          <w:delText>)</w:delText>
        </w:r>
      </w:del>
      <w:r w:rsidR="00742DB1" w:rsidRPr="00173A13">
        <w:rPr>
          <w:rFonts w:ascii="Times New Roman" w:hAnsi="Times New Roman" w:cs="Times New Roman"/>
        </w:rPr>
        <w:t xml:space="preserve"> might actually have a previously unappreciated role to play in sustaining malaria transmission, particularly in setting characterised by mosquito populations with discordant temporal dynamics</w:t>
      </w:r>
      <w:r w:rsidR="005A0014">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{"citationItems":[{"id":"ITEM-1","itemData":{"DOI":"10.1186/s12936-016-1177-x","abstract":"Background: India contributes 1.5–2 million annual confirmed cases of malaria. Since both parasites and vectors are evolving rapidly, updated information on parasite prevalence in mosquitoes is important for vector management and disease control. Possible new vector-parasite interactions in Goa, India were tested. Methods: A total of 1036 CDC traps were placed at four malaria endemic foci in Goa, India from May 2013 to April 2015. These captured 23,782 mosquitoes, of which there were 1375 female anopheline specimens with ten species identified using morphological keys. Mosquito DNA was analysed for human and bovine blood as well as for Plasmo-dium falciparum and Plasmodium vivax infection. Results: Human host feeding was confirmed in Anopheles stephensi (30 %), Anopheles subpictus (27 %), Anopheles jamesii (22 %), Anopheles annularis (26 %), and Anopheles nigerrimus (16 %). In contrast, Anopheles vagus, Anopheles bar-birostris, Anopheles tessellates, Anopheles umbrosus and Anopheles karwari specimens were negative for human blood. Importantly, An. subpictus, which was considered a non-vector in Goa and Western India, was found to be a dominant vector in terms of both total number of mosquitoes collected as well as Plasmodium carriage. Plasmodium infections were detected in 14 An. subpictus (2.8 %), while the traditional vector, An. stephensi, showed seven total infections, two of which were in the salivary glands. Of the 14 An. subpictus infections, nested PCR demonstrated three Plasmodium infections in the salivary glands: one P. vivax and two mixed infections of P. falciparum and P. vivax. In addition, ten gut infections (one P. vivax, six P. falciparum and three mixed infections) were seen in An. subpictus. Longitudinal mosquito collections pointed to a bimodal annual appearance of An. subpictus to maintain a perennial malaria transmission cycle of both P. vivax and P. falciparum in Goa.","author":[{"dropping-particle":"","family":"Kumar","given":"Ashwani","non-dropping-particle":"","parse-names":false,"suffix":""},{"dropping-particle":"","family":"Hosmani","given":"Rajeshwari","non-dropping-particle":"","parse-names":false,"suffix":""},{"dropping-particle":"","family":"Jadhav","given":"Shivaji","non-dropping-particle":"","parse-names":false,"suffix":""},{"dropping-particle":"","family":"Sousa","given":"Trelita","non-dropping-particle":"De","parse-names":false,"suffix":""},{"dropping-particle":"","family":"Mohanty","given":"Ajeet","non-dropping-particle":"","parse-names":false,"suffix":""},{"dropping-particle":"","family":"Naik","given":"Milind","non-dropping-particle":"","parse-names":false,"suffix":""},{"dropping-particle":"","family":"Shettigar","given":"Adarsh","non-dropping-particle":"","parse-names":false,"suffix":""},{"dropping-particle":"","family":"Kale","given":"Satyajit","non-dropping-particle":"","parse-names":false,"suffix":""},{"dropping-particle":"","family":"Valecha","given":"Neena","non-dropping-particle":"","parse-names":false,"suffix":""},{"dropping-particle":"","family":"Chery","given":"Laura","non-dropping-particle":"","parse-names":false,"suffix":""},{"dropping-particle":"","family":"Rathod","given":"Pradipsinh K","non-dropping-particle":"","parse-names":false,"suffix":""}],"container-title":"Malaria Journal","id":"ITEM-1","issued":{"date-parts":[["2016"]]},"title":"Anopheles subpictus carry human malaria parasites in an urban area of Western India and may facilitate perennial malaria transmission","type":"article-journal","volume":"15"},"uris":["http://www.mendeley.com/documents/?uuid=39199f01-758a-3a6b-b05b-1000d49bde62"]}],"mendeley":{"formattedCitation":"&lt;sup&gt;54&lt;/sup&gt;","plainTextFormattedCitation":"54","previouslyFormattedCitation":"&lt;sup&gt;54&lt;/sup&gt;"},"properties":{"noteIndex":0},"schema":"https://github.com/citation-style-language/schema/raw/master/csl-citation.json"}</w:instrText>
      </w:r>
      <w:r w:rsidR="005A0014">
        <w:rPr>
          <w:rFonts w:ascii="Times New Roman" w:hAnsi="Times New Roman" w:cs="Times New Roman"/>
        </w:rPr>
        <w:fldChar w:fldCharType="separate"/>
      </w:r>
      <w:r w:rsidR="006E0AAB" w:rsidRPr="006E0AAB">
        <w:rPr>
          <w:rFonts w:ascii="Times New Roman" w:hAnsi="Times New Roman" w:cs="Times New Roman"/>
          <w:noProof/>
          <w:vertAlign w:val="superscript"/>
        </w:rPr>
        <w:t>54</w:t>
      </w:r>
      <w:r w:rsidR="005A0014">
        <w:rPr>
          <w:rFonts w:ascii="Times New Roman" w:hAnsi="Times New Roman" w:cs="Times New Roman"/>
        </w:rPr>
        <w:fldChar w:fldCharType="end"/>
      </w:r>
      <w:r w:rsidR="00742DB1" w:rsidRPr="00173A13">
        <w:rPr>
          <w:rFonts w:ascii="Times New Roman" w:hAnsi="Times New Roman" w:cs="Times New Roman"/>
        </w:rPr>
        <w:t xml:space="preserve">). </w:t>
      </w:r>
      <w:r w:rsidR="00915091" w:rsidRPr="00173A13">
        <w:rPr>
          <w:rFonts w:ascii="Times New Roman" w:hAnsi="Times New Roman" w:cs="Times New Roman"/>
        </w:rPr>
        <w:t xml:space="preserve">Whilst we mitigate this limitation somewhat by focussing our analyses </w:t>
      </w:r>
      <w:r w:rsidR="00742DB1" w:rsidRPr="00173A13">
        <w:rPr>
          <w:rFonts w:ascii="Times New Roman" w:hAnsi="Times New Roman" w:cs="Times New Roman"/>
        </w:rPr>
        <w:t xml:space="preserve">specifically </w:t>
      </w:r>
      <w:r w:rsidR="00915091" w:rsidRPr="00173A13">
        <w:rPr>
          <w:rFonts w:ascii="Times New Roman" w:hAnsi="Times New Roman" w:cs="Times New Roman"/>
        </w:rPr>
        <w:t>on dominant vector species previously established as relevant to malaria transmission in India</w:t>
      </w:r>
      <w:r w:rsidR="005A0014">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{"citationItems":[{"id":"ITEM-1","itemData":{"DOI":"10.5772/55215","author":[{"dropping-particle":"","family":"Dev","given":"Vas","non-dropping-particle":"","parse-names":false,"suffix":""},{"dropping-particle":"","family":"Sharma","given":"Vinod P.","non-dropping-particle":"","parse-names":false,"suffix":""}],"container-title":"Anopheles mosquitoes - New insights into malaria vectors","id":"ITEM-1","issued":{"date-parts":[["2013","7","24"]]},"publisher":"InTech","title":"The Dominant Mosquito Vectors of Human Malaria in India","type":"chapter"},"uris":["http://www.mendeley.com/documents/?uuid=4a59be8a-4ce2-37b8-891e-b8211ffd5e6d"]}],"mendeley":{"formattedCitation":"&lt;sup&gt;39&lt;/sup&gt;","plainTextFormattedCitation":"39","previouslyFormattedCitation":"&lt;sup&gt;39&lt;/sup&gt;"},"properties":{"noteIndex":0},"schema":"https://github.com/citation-style-language/schema/raw/master/csl-citation.json"}</w:instrText>
      </w:r>
      <w:r w:rsidR="005A0014">
        <w:rPr>
          <w:rFonts w:ascii="Times New Roman" w:hAnsi="Times New Roman" w:cs="Times New Roman"/>
        </w:rPr>
        <w:fldChar w:fldCharType="separate"/>
      </w:r>
      <w:r w:rsidR="006E0AAB" w:rsidRPr="006E0AAB">
        <w:rPr>
          <w:rFonts w:ascii="Times New Roman" w:hAnsi="Times New Roman" w:cs="Times New Roman"/>
          <w:noProof/>
          <w:vertAlign w:val="superscript"/>
        </w:rPr>
        <w:t>39</w:t>
      </w:r>
      <w:r w:rsidR="005A0014">
        <w:rPr>
          <w:rFonts w:ascii="Times New Roman" w:hAnsi="Times New Roman" w:cs="Times New Roman"/>
        </w:rPr>
        <w:fldChar w:fldCharType="end"/>
      </w:r>
      <w:r w:rsidR="00915091" w:rsidRPr="00173A13">
        <w:rPr>
          <w:rFonts w:ascii="Times New Roman" w:hAnsi="Times New Roman" w:cs="Times New Roman"/>
        </w:rPr>
        <w:t>, it is not necessarily the case then that each of the mosquito species analysed here are equally relevant to malaria transmission</w:t>
      </w:r>
      <w:r w:rsidR="00BE73D2">
        <w:rPr>
          <w:rFonts w:ascii="Times New Roman" w:hAnsi="Times New Roman" w:cs="Times New Roman"/>
        </w:rPr>
        <w:t>.</w:t>
      </w:r>
      <w:r w:rsidR="00D05681">
        <w:rPr>
          <w:rFonts w:ascii="Times New Roman" w:hAnsi="Times New Roman" w:cs="Times New Roman"/>
        </w:rPr>
        <w:t xml:space="preserve"> Future work integrating these analyses with those relating to the seasonality of case incidence (for example the work of Nguyen et al.</w:t>
      </w:r>
      <w:r w:rsidR="00D05681">
        <w:rPr>
          <w:rFonts w:ascii="Times New Roman" w:hAnsi="Times New Roman" w:cs="Times New Roman"/>
        </w:rPr>
        <w:fldChar w:fldCharType="begin" w:fldLock="1"/>
      </w:r>
      <w:r w:rsidR="00D05681">
        <w:rPr>
          <w:rFonts w:ascii="Times New Roman" w:hAnsi="Times New Roman" w:cs="Times New Roman"/>
        </w:rPr>
        <w:instrText>ADDIN CSL_CITATION {"citationItems":[{"id":"ITEM-1","itemData":{"abstract":"Many malaria-endemic areas experience seasonal fluctuations in case incidence as Anopheles mosquito and Plasmodium parasite life cycles respond to changing environmental conditions. While most existing maps of malaria seasonality use fixed thresholds of rainfall, temperature, and/or vegetation indices to identify suitable transmission months, we develop a statistical modelling framework for characterising the seasonal patterns derived directly from case data. The procedure involves a spatiotemporal regression model for estimating the monthly proportions of total annual cases and an algorithm to identify operationally relevant characteristics such as the transmission start and peak months. A seasonality index combines the monthly proportion estimates and existing estimates of annual case incidence to provide a summary of \"how seasonal\" locations are relative to their surroundings. An advancement upon past seasonality mapping endeavours is the presentation of the uncertainty associated with each map, which will enable policymakers to make more statistically sound decisions. The methodology is illustrated using health facility data from Madagascar.","author":[{"dropping-particle":"","family":"Nguyen","given":"Michele","non-dropping-particle":"","parse-names":false,"suffix":""},{"dropping-particle":"","family":"Howes","given":"Rosalind E.","non-dropping-particle":"","parse-names":false,"suffix":""},{"dropping-particle":"","family":"Lucas","given":"Tim C. D.","non-dropping-particle":"","parse-names":false,"suffix":""},{"dropping-particle":"","family":"Battle","given":"Katherine E.","non-dropping-particle":"","parse-names":false,"suffix":""},{"dropping-particle":"","family":"Cameron","given":"Ewan","non-dropping-particle":"","parse-names":false,"suffix":""},{"dropping-particle":"","family":"Gibson","given":"Harry S.","non-dropping-particle":"","parse-names":false,"suffix":""},{"dropping-particle":"","family":"Rozier","given":"Jennifer","non-dropping-particle":"","parse-names":false,"suffix":""},{"dropping-particle":"","family":"Keddie","given":"Suzanne","non-dropping-particle":"","parse-names":false,"suffix":""},{"dropping-particle":"","family":"Collins","given":"Emma","non-dropping-particle":"","parse-names":false,"suffix":""},{"dropping-particle":"","family":"Arambepola","given":"Rohan","non-dropping-particle":"","parse-names":false,"suffix":""},{"dropping-particle":"","family":"Kang","given":"Su Yun","non-dropping-particle":"","parse-names":false,"suffix":""},{"dropping-particle":"","family":"Hendriks","given":"Chantal","non-dropping-particle":"","parse-names":false,"suffix":""},{"dropping-particle":"","family":"Nandi","given":"Anita","non-dropping-particle":"","parse-names":false,"suffix":""},{"dropping-particle":"","family":"Rumisha","given":"Susan F.","non-dropping-particle":"","parse-names":false,"suffix":""},{"dropping-particle":"","family":"Bhatt","given":"Samir","non-dropping-particle":"","parse-names":false,"suffix":""},{"dropping-particle":"","family":"Mioramalala","given":"Sedera A.","non-dropping-particle":"","parse-names":false,"suffix":""},{"dropping-particle":"","family":"Nambinisoa","given":"Mauricette Andriamananjara","non-dropping-particle":"","parse-names":false,"suffix":""},{"dropping-particle":"","family":"Rakotomanana","given":"Fanjasoa","non-dropping-particle":"","parse-names":false,"suffix":""},{"dropping-particle":"","family":"Gething","given":"Peter W.","non-dropping-particle":"","parse-names":false,"suffix":""},{"dropping-particle":"","family":"Weiss","given":"Daniel J.","non-dropping-particle":"","parse-names":false,"suffix":""}],"id":"ITEM-1","issued":{"date-parts":[["2019","1","30"]]},"title":"Mapping malaria seasonality: a case study from Madagascar","type":"article-journal"},"uris":["http://www.mendeley.com/documents/?uuid=955d97ac-2a26-3438-b6cf-24cc215a8441"]}],"mendeley":{"formattedCitation":"&lt;sup&gt;55&lt;/sup&gt;","plainTextFormattedCitation":"55"},"properties":{"noteIndex":0},"schema":"https://github.com/citation-style-language/schema/raw/master/csl-citation.json"}</w:instrText>
      </w:r>
      <w:r w:rsidR="00D05681">
        <w:rPr>
          <w:rFonts w:ascii="Times New Roman" w:hAnsi="Times New Roman" w:cs="Times New Roman"/>
        </w:rPr>
        <w:fldChar w:fldCharType="separate"/>
      </w:r>
      <w:r w:rsidR="00D05681" w:rsidRPr="00D05681">
        <w:rPr>
          <w:rFonts w:ascii="Times New Roman" w:hAnsi="Times New Roman" w:cs="Times New Roman"/>
          <w:noProof/>
          <w:vertAlign w:val="superscript"/>
        </w:rPr>
        <w:t>55</w:t>
      </w:r>
      <w:r w:rsidR="00D05681">
        <w:rPr>
          <w:rFonts w:ascii="Times New Roman" w:hAnsi="Times New Roman" w:cs="Times New Roman"/>
        </w:rPr>
        <w:fldChar w:fldCharType="end"/>
      </w:r>
      <w:r w:rsidR="00D05681">
        <w:rPr>
          <w:rFonts w:ascii="Times New Roman" w:hAnsi="Times New Roman" w:cs="Times New Roman"/>
        </w:rPr>
        <w:t xml:space="preserve"> applied to Madagascar) would therefore likely prove instructive. </w:t>
      </w:r>
      <w:r w:rsidR="00BE73D2">
        <w:rPr>
          <w:rFonts w:ascii="Times New Roman" w:hAnsi="Times New Roman" w:cs="Times New Roman"/>
        </w:rPr>
        <w:t xml:space="preserve"> </w:t>
      </w:r>
    </w:p>
    <w:p w14:paraId="595A9102" w14:textId="65D8620E" w:rsidR="002E752B" w:rsidRDefault="00742DB1" w:rsidP="00CA50F2">
      <w:pPr>
        <w:spacing w:after="0" w:line="360" w:lineRule="auto"/>
        <w:jc w:val="both"/>
        <w:rPr>
          <w:rFonts w:ascii="Times New Roman" w:hAnsi="Times New Roman" w:cs="Times New Roman"/>
        </w:rPr>
      </w:pPr>
      <w:r w:rsidRPr="00173A13">
        <w:rPr>
          <w:rFonts w:ascii="Times New Roman" w:hAnsi="Times New Roman" w:cs="Times New Roman"/>
        </w:rPr>
        <w:t xml:space="preserve">Overall however, and despite these limitations, our work yields new insight into the drivers of the temporal processes governing malaria transmission. </w:t>
      </w:r>
      <w:r w:rsidR="00FB2954" w:rsidRPr="00173A13">
        <w:rPr>
          <w:rFonts w:ascii="Times New Roman" w:hAnsi="Times New Roman" w:cs="Times New Roman"/>
        </w:rPr>
        <w:t xml:space="preserve">We show that temporal variation in mosquito populations are driven by a complex interplay of biotic and abiotic factors; factors that together yield a wide diversity of different temporal patterns and dynamics. </w:t>
      </w:r>
      <w:r w:rsidR="00421109" w:rsidRPr="00173A13">
        <w:rPr>
          <w:rFonts w:ascii="Times New Roman" w:hAnsi="Times New Roman" w:cs="Times New Roman"/>
        </w:rPr>
        <w:t xml:space="preserve">A better understanding of these ecological </w:t>
      </w:r>
      <w:r w:rsidR="00421109" w:rsidRPr="00173A13">
        <w:rPr>
          <w:rFonts w:ascii="Times New Roman" w:hAnsi="Times New Roman" w:cs="Times New Roman"/>
        </w:rPr>
        <w:lastRenderedPageBreak/>
        <w:t>factors is vital, given that u</w:t>
      </w:r>
      <w:r w:rsidRPr="00173A13">
        <w:rPr>
          <w:rFonts w:ascii="Times New Roman" w:hAnsi="Times New Roman" w:cs="Times New Roman"/>
        </w:rPr>
        <w:t xml:space="preserve">nderstanding these dynamics in a given location represents a vital </w:t>
      </w:r>
      <w:r w:rsidR="00421109" w:rsidRPr="00173A13">
        <w:rPr>
          <w:rFonts w:ascii="Times New Roman" w:hAnsi="Times New Roman" w:cs="Times New Roman"/>
        </w:rPr>
        <w:t xml:space="preserve">and operationally relevant </w:t>
      </w:r>
      <w:r w:rsidRPr="00173A13">
        <w:rPr>
          <w:rFonts w:ascii="Times New Roman" w:hAnsi="Times New Roman" w:cs="Times New Roman"/>
        </w:rPr>
        <w:t xml:space="preserve">input to optimising </w:t>
      </w:r>
      <w:r w:rsidR="00804E90">
        <w:rPr>
          <w:rFonts w:ascii="Times New Roman" w:hAnsi="Times New Roman" w:cs="Times New Roman"/>
        </w:rPr>
        <w:t xml:space="preserve">various malaria </w:t>
      </w:r>
      <w:r w:rsidRPr="00173A13">
        <w:rPr>
          <w:rFonts w:ascii="Times New Roman" w:hAnsi="Times New Roman" w:cs="Times New Roman"/>
        </w:rPr>
        <w:t>control strategies</w:t>
      </w:r>
      <w:r w:rsidR="00804E90">
        <w:rPr>
          <w:rFonts w:ascii="Times New Roman" w:hAnsi="Times New Roman" w:cs="Times New Roman"/>
        </w:rPr>
        <w:t xml:space="preserve">. </w:t>
      </w:r>
      <w:r w:rsidR="000A3C2A">
        <w:rPr>
          <w:rFonts w:ascii="Times New Roman" w:hAnsi="Times New Roman" w:cs="Times New Roman"/>
        </w:rPr>
        <w:t>Although i</w:t>
      </w:r>
      <w:r w:rsidR="00421109" w:rsidRPr="00173A13">
        <w:rPr>
          <w:rFonts w:ascii="Times New Roman" w:hAnsi="Times New Roman" w:cs="Times New Roman"/>
        </w:rPr>
        <w:t xml:space="preserve">mportant further work remains to better resolve additional factors that along with population dynamics </w:t>
      </w:r>
      <w:r w:rsidR="00BE73D2">
        <w:rPr>
          <w:rFonts w:ascii="Times New Roman" w:hAnsi="Times New Roman" w:cs="Times New Roman"/>
        </w:rPr>
        <w:t>define</w:t>
      </w:r>
      <w:r w:rsidR="00421109" w:rsidRPr="00173A13">
        <w:rPr>
          <w:rFonts w:ascii="Times New Roman" w:hAnsi="Times New Roman" w:cs="Times New Roman"/>
        </w:rPr>
        <w:t xml:space="preserve"> the temporal profile of malaria risk (such as overall mosquito abundance</w:t>
      </w:r>
      <w:r w:rsidR="00BE73D2">
        <w:rPr>
          <w:rFonts w:ascii="Times New Roman" w:hAnsi="Times New Roman" w:cs="Times New Roman"/>
        </w:rPr>
        <w:t xml:space="preserve"> and</w:t>
      </w:r>
      <w:r w:rsidR="00421109" w:rsidRPr="00173A13">
        <w:rPr>
          <w:rFonts w:ascii="Times New Roman" w:hAnsi="Times New Roman" w:cs="Times New Roman"/>
        </w:rPr>
        <w:t xml:space="preserve"> vector competence), the</w:t>
      </w:r>
      <w:r w:rsidRPr="00173A13">
        <w:rPr>
          <w:rFonts w:ascii="Times New Roman" w:hAnsi="Times New Roman" w:cs="Times New Roman"/>
        </w:rPr>
        <w:t xml:space="preserve"> analyses </w:t>
      </w:r>
      <w:r w:rsidR="00FB2954" w:rsidRPr="00173A13">
        <w:rPr>
          <w:rFonts w:ascii="Times New Roman" w:hAnsi="Times New Roman" w:cs="Times New Roman"/>
        </w:rPr>
        <w:t xml:space="preserve">presented here provides a </w:t>
      </w:r>
      <w:r w:rsidR="006C392C">
        <w:rPr>
          <w:rFonts w:ascii="Times New Roman" w:hAnsi="Times New Roman" w:cs="Times New Roman"/>
        </w:rPr>
        <w:t xml:space="preserve">novel </w:t>
      </w:r>
      <w:r w:rsidR="00FB2954" w:rsidRPr="00173A13">
        <w:rPr>
          <w:rFonts w:ascii="Times New Roman" w:hAnsi="Times New Roman" w:cs="Times New Roman"/>
        </w:rPr>
        <w:t>framework facilitating the synthesis of entomological data</w:t>
      </w:r>
      <w:r w:rsidR="000A3C2A">
        <w:rPr>
          <w:rFonts w:ascii="Times New Roman" w:hAnsi="Times New Roman" w:cs="Times New Roman"/>
        </w:rPr>
        <w:t xml:space="preserve"> </w:t>
      </w:r>
      <w:r w:rsidR="00BE73D2">
        <w:rPr>
          <w:rFonts w:ascii="Times New Roman" w:hAnsi="Times New Roman" w:cs="Times New Roman"/>
        </w:rPr>
        <w:t>and in doing so</w:t>
      </w:r>
      <w:r w:rsidR="000A3C2A">
        <w:rPr>
          <w:rFonts w:ascii="Times New Roman" w:hAnsi="Times New Roman" w:cs="Times New Roman"/>
        </w:rPr>
        <w:t xml:space="preserve"> provide</w:t>
      </w:r>
      <w:r w:rsidR="00BE73D2">
        <w:rPr>
          <w:rFonts w:ascii="Times New Roman" w:hAnsi="Times New Roman" w:cs="Times New Roman"/>
        </w:rPr>
        <w:t>s</w:t>
      </w:r>
      <w:r w:rsidR="000A3C2A">
        <w:rPr>
          <w:rFonts w:ascii="Times New Roman" w:hAnsi="Times New Roman" w:cs="Times New Roman"/>
        </w:rPr>
        <w:t xml:space="preserve"> new insight into the diversity </w:t>
      </w:r>
      <w:r w:rsidR="00BE73D2">
        <w:rPr>
          <w:rFonts w:ascii="Times New Roman" w:hAnsi="Times New Roman" w:cs="Times New Roman"/>
        </w:rPr>
        <w:t xml:space="preserve">of </w:t>
      </w:r>
      <w:r w:rsidR="000A3C2A">
        <w:rPr>
          <w:rFonts w:ascii="Times New Roman" w:hAnsi="Times New Roman" w:cs="Times New Roman"/>
        </w:rPr>
        <w:t xml:space="preserve">dynamics </w:t>
      </w:r>
      <w:r w:rsidR="00BE73D2">
        <w:rPr>
          <w:rFonts w:ascii="Times New Roman" w:hAnsi="Times New Roman" w:cs="Times New Roman"/>
        </w:rPr>
        <w:t xml:space="preserve">these </w:t>
      </w:r>
      <w:r w:rsidR="000A3C2A">
        <w:rPr>
          <w:rFonts w:ascii="Times New Roman" w:hAnsi="Times New Roman" w:cs="Times New Roman"/>
        </w:rPr>
        <w:t>vectors</w:t>
      </w:r>
      <w:r w:rsidR="00BE73D2">
        <w:rPr>
          <w:rFonts w:ascii="Times New Roman" w:hAnsi="Times New Roman" w:cs="Times New Roman"/>
        </w:rPr>
        <w:t xml:space="preserve"> display</w:t>
      </w:r>
      <w:r w:rsidR="00FB2954" w:rsidRPr="00173A13">
        <w:rPr>
          <w:rFonts w:ascii="Times New Roman" w:hAnsi="Times New Roman" w:cs="Times New Roman"/>
        </w:rPr>
        <w:t>.</w:t>
      </w:r>
    </w:p>
    <w:p w14:paraId="773F0349" w14:textId="77777777" w:rsidR="002E752B" w:rsidRDefault="002E752B">
      <w:pPr>
        <w:rPr>
          <w:rFonts w:ascii="Times New Roman" w:hAnsi="Times New Roman" w:cs="Times New Roman"/>
        </w:rPr>
      </w:pPr>
      <w:r>
        <w:rPr>
          <w:rFonts w:ascii="Times New Roman" w:hAnsi="Times New Roman" w:cs="Times New Roman"/>
        </w:rPr>
        <w:br w:type="page"/>
      </w:r>
    </w:p>
    <w:p w14:paraId="0CB2AC92" w14:textId="77777777" w:rsidR="002E752B" w:rsidRPr="00E627D4" w:rsidRDefault="002E752B" w:rsidP="002E752B">
      <w:pPr>
        <w:spacing w:line="360" w:lineRule="auto"/>
        <w:jc w:val="both"/>
        <w:rPr>
          <w:rFonts w:ascii="Times New Roman" w:hAnsi="Times New Roman" w:cs="Times New Roman"/>
          <w:b/>
          <w:sz w:val="28"/>
        </w:rPr>
      </w:pPr>
      <w:r w:rsidRPr="004674F6">
        <w:rPr>
          <w:rFonts w:ascii="Times New Roman" w:hAnsi="Times New Roman" w:cs="Times New Roman"/>
          <w:b/>
          <w:sz w:val="28"/>
        </w:rPr>
        <w:lastRenderedPageBreak/>
        <w:t xml:space="preserve">Methods </w:t>
      </w:r>
    </w:p>
    <w:p w14:paraId="3D93117D" w14:textId="77777777" w:rsidR="002E752B" w:rsidRPr="00332DFE" w:rsidRDefault="002E752B" w:rsidP="002E752B">
      <w:pPr>
        <w:spacing w:line="360" w:lineRule="auto"/>
        <w:jc w:val="both"/>
        <w:rPr>
          <w:rFonts w:ascii="Times New Roman" w:hAnsi="Times New Roman" w:cs="Times New Roman"/>
          <w:b/>
        </w:rPr>
      </w:pPr>
      <w:r w:rsidRPr="00332DFE">
        <w:rPr>
          <w:rFonts w:ascii="Times New Roman" w:hAnsi="Times New Roman" w:cs="Times New Roman"/>
          <w:b/>
        </w:rPr>
        <w:t xml:space="preserve">Systematic Review of Indian Entomological Literature </w:t>
      </w:r>
    </w:p>
    <w:p w14:paraId="4E12C7F1" w14:textId="77777777" w:rsidR="002E752B" w:rsidRPr="00332DFE" w:rsidRDefault="002E752B" w:rsidP="002E752B">
      <w:pPr>
        <w:spacing w:line="360" w:lineRule="auto"/>
        <w:jc w:val="both"/>
        <w:rPr>
          <w:rFonts w:ascii="Times New Roman" w:hAnsi="Times New Roman" w:cs="Times New Roman"/>
        </w:rPr>
      </w:pPr>
      <w:r w:rsidRPr="00332DFE">
        <w:rPr>
          <w:rFonts w:ascii="Times New Roman" w:hAnsi="Times New Roman" w:cs="Times New Roman"/>
        </w:rPr>
        <w:t>Web of Science and PubMed databases were searched on 17</w:t>
      </w:r>
      <w:r w:rsidRPr="00332DFE">
        <w:rPr>
          <w:rFonts w:ascii="Times New Roman" w:hAnsi="Times New Roman" w:cs="Times New Roman"/>
          <w:vertAlign w:val="superscript"/>
        </w:rPr>
        <w:t>th</w:t>
      </w:r>
      <w:r w:rsidRPr="00332DFE">
        <w:rPr>
          <w:rFonts w:ascii="Times New Roman" w:hAnsi="Times New Roman" w:cs="Times New Roman"/>
        </w:rPr>
        <w:t xml:space="preserve"> October 2017 using the keywords “India” AND “</w:t>
      </w:r>
      <w:proofErr w:type="spellStart"/>
      <w:r w:rsidRPr="00332DFE">
        <w:rPr>
          <w:rFonts w:ascii="Times New Roman" w:hAnsi="Times New Roman" w:cs="Times New Roman"/>
        </w:rPr>
        <w:t>Anophel</w:t>
      </w:r>
      <w:proofErr w:type="spellEnd"/>
      <w:r w:rsidRPr="00332DFE">
        <w:rPr>
          <w:rFonts w:ascii="Times New Roman" w:hAnsi="Times New Roman" w:cs="Times New Roman"/>
        </w:rPr>
        <w:t xml:space="preserve">*” in order to identify references containing temporally disaggregated entomological data. </w:t>
      </w:r>
      <w:r>
        <w:rPr>
          <w:rFonts w:ascii="Times New Roman" w:hAnsi="Times New Roman" w:cs="Times New Roman"/>
        </w:rPr>
        <w:t>We</w:t>
      </w:r>
      <w:r w:rsidRPr="00332DFE">
        <w:rPr>
          <w:rFonts w:ascii="Times New Roman" w:hAnsi="Times New Roman" w:cs="Times New Roman"/>
        </w:rPr>
        <w:t xml:space="preserve"> identified 1945 records with 1556 remaining after duplicate removal. Following Title and Abstract screening 281 records were retained for full text evaluation. </w:t>
      </w:r>
      <w:r>
        <w:rPr>
          <w:rFonts w:ascii="Times New Roman" w:hAnsi="Times New Roman" w:cs="Times New Roman"/>
        </w:rPr>
        <w:t>We included r</w:t>
      </w:r>
      <w:r w:rsidRPr="00332DFE">
        <w:rPr>
          <w:rFonts w:ascii="Times New Roman" w:hAnsi="Times New Roman" w:cs="Times New Roman"/>
        </w:rPr>
        <w:t xml:space="preserve">ecords that contained temporally disaggregated </w:t>
      </w:r>
      <w:r>
        <w:rPr>
          <w:rFonts w:ascii="Times New Roman" w:hAnsi="Times New Roman" w:cs="Times New Roman"/>
        </w:rPr>
        <w:t xml:space="preserve">adult </w:t>
      </w:r>
      <w:r w:rsidRPr="00332DFE">
        <w:rPr>
          <w:rFonts w:ascii="Times New Roman" w:hAnsi="Times New Roman" w:cs="Times New Roman"/>
        </w:rPr>
        <w:t xml:space="preserve">mosquito catch data spanning at least 12 months </w:t>
      </w:r>
      <w:r>
        <w:rPr>
          <w:rFonts w:ascii="Times New Roman" w:hAnsi="Times New Roman" w:cs="Times New Roman"/>
        </w:rPr>
        <w:t>with at least</w:t>
      </w:r>
      <w:r w:rsidRPr="00332DFE">
        <w:rPr>
          <w:rFonts w:ascii="Times New Roman" w:hAnsi="Times New Roman" w:cs="Times New Roman"/>
        </w:rPr>
        <w:t xml:space="preserve"> monthly temporal resolution</w:t>
      </w:r>
      <w:r>
        <w:rPr>
          <w:rFonts w:ascii="Times New Roman" w:hAnsi="Times New Roman" w:cs="Times New Roman"/>
        </w:rPr>
        <w:t>,</w:t>
      </w:r>
      <w:r w:rsidRPr="00332DFE">
        <w:rPr>
          <w:rFonts w:ascii="Times New Roman" w:hAnsi="Times New Roman" w:cs="Times New Roman"/>
        </w:rPr>
        <w:t xml:space="preserve"> that had not been conducted in settings where an active trial of vector control interventions was ongoing</w:t>
      </w:r>
      <w:r>
        <w:rPr>
          <w:rFonts w:ascii="Times New Roman" w:hAnsi="Times New Roman" w:cs="Times New Roman"/>
        </w:rPr>
        <w:t>, and where sufficient information to geolocate the catch site was provided</w:t>
      </w:r>
      <w:r w:rsidRPr="00332DFE">
        <w:rPr>
          <w:rFonts w:ascii="Times New Roman" w:hAnsi="Times New Roman" w:cs="Times New Roman"/>
        </w:rPr>
        <w:t>. U</w:t>
      </w:r>
      <w:r>
        <w:rPr>
          <w:rFonts w:ascii="Times New Roman" w:hAnsi="Times New Roman" w:cs="Times New Roman"/>
        </w:rPr>
        <w:t>nder</w:t>
      </w:r>
      <w:r w:rsidRPr="00332DFE">
        <w:rPr>
          <w:rFonts w:ascii="Times New Roman" w:hAnsi="Times New Roman" w:cs="Times New Roman"/>
        </w:rPr>
        <w:t xml:space="preserve"> these criteria 78 references were retained yielding 1</w:t>
      </w:r>
      <w:r>
        <w:rPr>
          <w:rFonts w:ascii="Times New Roman" w:hAnsi="Times New Roman" w:cs="Times New Roman"/>
        </w:rPr>
        <w:t>17</w:t>
      </w:r>
      <w:r w:rsidRPr="00332DFE">
        <w:rPr>
          <w:rFonts w:ascii="Times New Roman" w:hAnsi="Times New Roman" w:cs="Times New Roman"/>
        </w:rPr>
        <w:t xml:space="preserve"> distinct geolocatable areas across the Indian subcontinent. </w:t>
      </w:r>
      <w:r>
        <w:rPr>
          <w:rFonts w:ascii="Times New Roman" w:hAnsi="Times New Roman" w:cs="Times New Roman"/>
        </w:rPr>
        <w:t>T</w:t>
      </w:r>
      <w:r w:rsidRPr="00332DFE">
        <w:rPr>
          <w:rFonts w:ascii="Times New Roman" w:hAnsi="Times New Roman" w:cs="Times New Roman"/>
        </w:rPr>
        <w:t xml:space="preserve">hese references contained </w:t>
      </w:r>
      <w:r>
        <w:rPr>
          <w:rFonts w:ascii="Times New Roman" w:hAnsi="Times New Roman" w:cs="Times New Roman"/>
        </w:rPr>
        <w:t>272</w:t>
      </w:r>
      <w:r w:rsidRPr="00332DFE">
        <w:rPr>
          <w:rFonts w:ascii="Times New Roman" w:hAnsi="Times New Roman" w:cs="Times New Roman"/>
        </w:rPr>
        <w:t xml:space="preserve"> time</w:t>
      </w:r>
      <w:r>
        <w:rPr>
          <w:rFonts w:ascii="Times New Roman" w:hAnsi="Times New Roman" w:cs="Times New Roman"/>
        </w:rPr>
        <w:t>-</w:t>
      </w:r>
      <w:r w:rsidRPr="00332DFE">
        <w:rPr>
          <w:rFonts w:ascii="Times New Roman" w:hAnsi="Times New Roman" w:cs="Times New Roman"/>
        </w:rPr>
        <w:t xml:space="preserve">series spanning the known malaria vectors </w:t>
      </w:r>
      <w:r w:rsidRPr="00332DFE">
        <w:rPr>
          <w:rFonts w:ascii="Times New Roman" w:hAnsi="Times New Roman" w:cs="Times New Roman"/>
          <w:i/>
        </w:rPr>
        <w:t xml:space="preserve">Anopheles </w:t>
      </w:r>
      <w:proofErr w:type="spellStart"/>
      <w:r w:rsidRPr="00332DFE">
        <w:rPr>
          <w:rFonts w:ascii="Times New Roman" w:hAnsi="Times New Roman" w:cs="Times New Roman"/>
          <w:i/>
        </w:rPr>
        <w:t>annularis</w:t>
      </w:r>
      <w:proofErr w:type="spellEnd"/>
      <w:r w:rsidRPr="00332DFE">
        <w:rPr>
          <w:rFonts w:ascii="Times New Roman" w:hAnsi="Times New Roman" w:cs="Times New Roman"/>
        </w:rPr>
        <w:t xml:space="preserve">, </w:t>
      </w:r>
      <w:r w:rsidRPr="00332DFE">
        <w:rPr>
          <w:rFonts w:ascii="Times New Roman" w:hAnsi="Times New Roman" w:cs="Times New Roman"/>
          <w:i/>
        </w:rPr>
        <w:t xml:space="preserve">Anopheles </w:t>
      </w:r>
      <w:proofErr w:type="spellStart"/>
      <w:r w:rsidRPr="00332DFE">
        <w:rPr>
          <w:rFonts w:ascii="Times New Roman" w:hAnsi="Times New Roman" w:cs="Times New Roman"/>
          <w:i/>
        </w:rPr>
        <w:t>culicifacies</w:t>
      </w:r>
      <w:proofErr w:type="spellEnd"/>
      <w:r w:rsidRPr="00332DFE">
        <w:rPr>
          <w:rFonts w:ascii="Times New Roman" w:hAnsi="Times New Roman" w:cs="Times New Roman"/>
        </w:rPr>
        <w:t xml:space="preserve">, </w:t>
      </w:r>
      <w:r w:rsidRPr="00332DFE">
        <w:rPr>
          <w:rFonts w:ascii="Times New Roman" w:hAnsi="Times New Roman" w:cs="Times New Roman"/>
          <w:i/>
        </w:rPr>
        <w:t xml:space="preserve">Anopheles </w:t>
      </w:r>
      <w:proofErr w:type="spellStart"/>
      <w:r w:rsidRPr="00332DFE">
        <w:rPr>
          <w:rFonts w:ascii="Times New Roman" w:hAnsi="Times New Roman" w:cs="Times New Roman"/>
          <w:i/>
        </w:rPr>
        <w:t>dirus</w:t>
      </w:r>
      <w:proofErr w:type="spellEnd"/>
      <w:r w:rsidRPr="00332DFE">
        <w:rPr>
          <w:rFonts w:ascii="Times New Roman" w:hAnsi="Times New Roman" w:cs="Times New Roman"/>
        </w:rPr>
        <w:t xml:space="preserve">, </w:t>
      </w:r>
      <w:r w:rsidRPr="00332DFE">
        <w:rPr>
          <w:rFonts w:ascii="Times New Roman" w:hAnsi="Times New Roman" w:cs="Times New Roman"/>
          <w:i/>
        </w:rPr>
        <w:t xml:space="preserve">Anopheles </w:t>
      </w:r>
      <w:proofErr w:type="spellStart"/>
      <w:r w:rsidRPr="00332DFE">
        <w:rPr>
          <w:rFonts w:ascii="Times New Roman" w:hAnsi="Times New Roman" w:cs="Times New Roman"/>
          <w:i/>
        </w:rPr>
        <w:t>fluviatlis</w:t>
      </w:r>
      <w:proofErr w:type="spellEnd"/>
      <w:r w:rsidRPr="00332DFE">
        <w:rPr>
          <w:rFonts w:ascii="Times New Roman" w:hAnsi="Times New Roman" w:cs="Times New Roman"/>
        </w:rPr>
        <w:t xml:space="preserve">, </w:t>
      </w:r>
      <w:r w:rsidRPr="00332DFE">
        <w:rPr>
          <w:rFonts w:ascii="Times New Roman" w:hAnsi="Times New Roman" w:cs="Times New Roman"/>
          <w:i/>
        </w:rPr>
        <w:t xml:space="preserve">Anopheles </w:t>
      </w:r>
      <w:proofErr w:type="spellStart"/>
      <w:r w:rsidRPr="00332DFE">
        <w:rPr>
          <w:rFonts w:ascii="Times New Roman" w:hAnsi="Times New Roman" w:cs="Times New Roman"/>
          <w:i/>
        </w:rPr>
        <w:t>minimus</w:t>
      </w:r>
      <w:proofErr w:type="spellEnd"/>
      <w:r w:rsidRPr="00332DFE">
        <w:rPr>
          <w:rFonts w:ascii="Times New Roman" w:hAnsi="Times New Roman" w:cs="Times New Roman"/>
        </w:rPr>
        <w:t xml:space="preserve">, </w:t>
      </w:r>
      <w:r w:rsidRPr="00332DFE">
        <w:rPr>
          <w:rFonts w:ascii="Times New Roman" w:hAnsi="Times New Roman" w:cs="Times New Roman"/>
          <w:i/>
        </w:rPr>
        <w:t xml:space="preserve">Anopheles </w:t>
      </w:r>
      <w:proofErr w:type="spellStart"/>
      <w:r w:rsidRPr="00332DFE">
        <w:rPr>
          <w:rFonts w:ascii="Times New Roman" w:hAnsi="Times New Roman" w:cs="Times New Roman"/>
          <w:i/>
        </w:rPr>
        <w:t>stephensi</w:t>
      </w:r>
      <w:proofErr w:type="spellEnd"/>
      <w:r w:rsidRPr="00332DFE">
        <w:rPr>
          <w:rFonts w:ascii="Times New Roman" w:hAnsi="Times New Roman" w:cs="Times New Roman"/>
        </w:rPr>
        <w:t xml:space="preserve"> and </w:t>
      </w:r>
      <w:r w:rsidRPr="00332DFE">
        <w:rPr>
          <w:rFonts w:ascii="Times New Roman" w:hAnsi="Times New Roman" w:cs="Times New Roman"/>
          <w:i/>
        </w:rPr>
        <w:t xml:space="preserve">Anopheles </w:t>
      </w:r>
      <w:proofErr w:type="spellStart"/>
      <w:r w:rsidRPr="00332DFE">
        <w:rPr>
          <w:rFonts w:ascii="Times New Roman" w:hAnsi="Times New Roman" w:cs="Times New Roman"/>
          <w:i/>
        </w:rPr>
        <w:t>subpictus</w:t>
      </w:r>
      <w:proofErr w:type="spellEnd"/>
      <w:r w:rsidRPr="00332DFE">
        <w:rPr>
          <w:rFonts w:ascii="Times New Roman" w:hAnsi="Times New Roman" w:cs="Times New Roman"/>
        </w:rPr>
        <w:t xml:space="preserve">. </w:t>
      </w:r>
      <w:r w:rsidRPr="009E0984">
        <w:rPr>
          <w:rFonts w:ascii="Times New Roman" w:hAnsi="Times New Roman" w:cs="Times New Roman"/>
        </w:rPr>
        <w:t>See Supplementary Information “Data Extraction, Collation and Initial Processing” for further details.</w:t>
      </w:r>
      <w:r w:rsidRPr="00332DFE">
        <w:rPr>
          <w:rFonts w:ascii="Times New Roman" w:hAnsi="Times New Roman" w:cs="Times New Roman"/>
        </w:rPr>
        <w:t xml:space="preserve"> </w:t>
      </w:r>
    </w:p>
    <w:p w14:paraId="418D5918" w14:textId="77777777" w:rsidR="002E752B" w:rsidRPr="00332DFE" w:rsidRDefault="002E752B" w:rsidP="002E752B">
      <w:pPr>
        <w:spacing w:before="240" w:line="360" w:lineRule="auto"/>
        <w:jc w:val="both"/>
        <w:rPr>
          <w:rFonts w:ascii="Times New Roman" w:hAnsi="Times New Roman" w:cs="Times New Roman"/>
          <w:b/>
        </w:rPr>
      </w:pPr>
      <w:r w:rsidRPr="00332DFE">
        <w:rPr>
          <w:rFonts w:ascii="Times New Roman" w:hAnsi="Times New Roman" w:cs="Times New Roman"/>
          <w:b/>
        </w:rPr>
        <w:t>Time Series Fitting</w:t>
      </w:r>
      <w:r>
        <w:rPr>
          <w:rFonts w:ascii="Times New Roman" w:hAnsi="Times New Roman" w:cs="Times New Roman"/>
          <w:b/>
        </w:rPr>
        <w:t xml:space="preserve"> and Interpolation </w:t>
      </w:r>
    </w:p>
    <w:p w14:paraId="669FC0D0" w14:textId="77777777" w:rsidR="002E752B" w:rsidRDefault="002E752B" w:rsidP="002E752B">
      <w:pPr>
        <w:spacing w:line="360" w:lineRule="auto"/>
        <w:jc w:val="both"/>
        <w:rPr>
          <w:rFonts w:ascii="Times New Roman" w:hAnsi="Times New Roman" w:cs="Times New Roman"/>
        </w:rPr>
      </w:pPr>
      <w:r>
        <w:rPr>
          <w:rFonts w:ascii="Times New Roman" w:hAnsi="Times New Roman" w:cs="Times New Roman"/>
        </w:rPr>
        <w:t>To</w:t>
      </w:r>
      <w:r w:rsidRPr="00332DFE">
        <w:rPr>
          <w:rFonts w:ascii="Times New Roman" w:hAnsi="Times New Roman" w:cs="Times New Roman"/>
        </w:rPr>
        <w:t xml:space="preserve"> smooth the noise in the collated </w:t>
      </w:r>
      <w:proofErr w:type="gramStart"/>
      <w:r w:rsidRPr="00332DFE">
        <w:rPr>
          <w:rFonts w:ascii="Times New Roman" w:hAnsi="Times New Roman" w:cs="Times New Roman"/>
        </w:rPr>
        <w:t>mosquito</w:t>
      </w:r>
      <w:proofErr w:type="gramEnd"/>
      <w:r w:rsidRPr="00332DFE">
        <w:rPr>
          <w:rFonts w:ascii="Times New Roman" w:hAnsi="Times New Roman" w:cs="Times New Roman"/>
        </w:rPr>
        <w:t xml:space="preserve"> catch data </w:t>
      </w:r>
      <w:r>
        <w:rPr>
          <w:rFonts w:ascii="Times New Roman" w:hAnsi="Times New Roman" w:cs="Times New Roman"/>
        </w:rPr>
        <w:t>w</w:t>
      </w:r>
      <w:r w:rsidRPr="00332DFE">
        <w:rPr>
          <w:rFonts w:ascii="Times New Roman" w:hAnsi="Times New Roman" w:cs="Times New Roman"/>
        </w:rPr>
        <w:t>e fitted a Gaussian Process</w:t>
      </w:r>
      <w:r>
        <w:rPr>
          <w:rFonts w:ascii="Times New Roman" w:hAnsi="Times New Roman" w:cs="Times New Roman"/>
        </w:rPr>
        <w:t xml:space="preserve"> model</w:t>
      </w:r>
      <w:r w:rsidRPr="00332DFE">
        <w:rPr>
          <w:rFonts w:ascii="Times New Roman" w:hAnsi="Times New Roman" w:cs="Times New Roman"/>
        </w:rPr>
        <w:t xml:space="preserve"> to each of the extracted time series</w:t>
      </w:r>
      <w:r>
        <w:rPr>
          <w:rFonts w:ascii="Times New Roman" w:hAnsi="Times New Roman" w:cs="Times New Roman"/>
        </w:rPr>
        <w:t xml:space="preserve">, using a Negative Binomial likelihood to account for overdispersion in the data. Our model was formulated as: </w:t>
      </w:r>
    </w:p>
    <w:p w14:paraId="19B4D643" w14:textId="77777777" w:rsidR="002E752B" w:rsidRPr="00332DFE" w:rsidRDefault="002E752B" w:rsidP="002E752B">
      <w:pPr>
        <w:spacing w:line="360" w:lineRule="auto"/>
        <w:ind w:left="2880" w:firstLine="720"/>
        <w:jc w:val="both"/>
        <w:rPr>
          <w:rFonts w:ascii="Times New Roman" w:eastAsiaTheme="minorEastAsia" w:hAnsi="Times New Roman" w:cs="Times New Roman"/>
        </w:rPr>
      </w:pPr>
      <m:oMathPara>
        <m:oMathParaPr>
          <m:jc m:val="left"/>
        </m:oMathParaPr>
        <m:oMath>
          <m:r>
            <w:rPr>
              <w:rFonts w:ascii="Cambria Math" w:hAnsi="Cambria Math" w:cs="Times New Roman"/>
            </w:rPr>
            <m:t>θ,σ ~ π(θ)</m:t>
          </m:r>
        </m:oMath>
      </m:oMathPara>
    </w:p>
    <w:p w14:paraId="498C94FE" w14:textId="77777777" w:rsidR="002E752B" w:rsidRPr="00332DFE" w:rsidRDefault="002E752B" w:rsidP="002E752B">
      <w:pPr>
        <w:spacing w:line="360" w:lineRule="auto"/>
        <w:ind w:left="2880" w:firstLine="720"/>
        <w:jc w:val="both"/>
        <w:rPr>
          <w:rFonts w:ascii="Times New Roman" w:eastAsiaTheme="minorEastAsia" w:hAnsi="Times New Roman" w:cs="Times New Roman"/>
        </w:rPr>
      </w:pPr>
      <m:oMathPara>
        <m:oMathParaPr>
          <m:jc m:val="left"/>
        </m:oMathParaPr>
        <m:oMath>
          <m:r>
            <m:rPr>
              <m:sty m:val="bi"/>
            </m:rPr>
            <w:rPr>
              <w:rFonts w:ascii="Cambria Math" w:hAnsi="Cambria Math" w:cs="Times New Roman"/>
            </w:rPr>
            <m:t>f</m:t>
          </m:r>
          <m:r>
            <w:rPr>
              <w:rFonts w:ascii="Cambria Math" w:hAnsi="Cambria Math" w:cs="Times New Roman"/>
            </w:rPr>
            <m:t xml:space="preserve">~ GP(0,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θ</m:t>
              </m:r>
            </m:sub>
          </m:sSub>
          <m:r>
            <w:rPr>
              <w:rFonts w:ascii="Cambria Math" w:hAnsi="Cambria Math" w:cs="Times New Roman"/>
            </w:rPr>
            <m:t>(x))</m:t>
          </m:r>
        </m:oMath>
      </m:oMathPara>
    </w:p>
    <w:p w14:paraId="313CA725" w14:textId="77777777" w:rsidR="002E752B" w:rsidRPr="00332DFE" w:rsidRDefault="00893C9D" w:rsidP="002E752B">
      <w:pPr>
        <w:spacing w:line="360" w:lineRule="auto"/>
        <w:ind w:left="2880" w:firstLine="720"/>
        <w:jc w:val="both"/>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Negative Binomial</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f(x</m:t>
                  </m:r>
                </m:e>
                <m:sub>
                  <m:r>
                    <w:rPr>
                      <w:rFonts w:ascii="Cambria Math" w:hAnsi="Cambria Math" w:cs="Times New Roman"/>
                    </w:rPr>
                    <m:t>i</m:t>
                  </m:r>
                </m:sub>
              </m:sSub>
              <m:r>
                <w:rPr>
                  <w:rFonts w:ascii="Cambria Math" w:hAnsi="Cambria Math" w:cs="Times New Roman"/>
                </w:rPr>
                <m:t xml:space="preserve">), σ </m:t>
              </m:r>
            </m:e>
          </m:d>
          <m:r>
            <w:rPr>
              <w:rFonts w:ascii="Cambria Math" w:hAnsi="Cambria Math" w:cs="Times New Roman"/>
            </w:rPr>
            <m:t xml:space="preserve"> ∀i ∈{1, …, n}</m:t>
          </m:r>
        </m:oMath>
      </m:oMathPara>
    </w:p>
    <w:p w14:paraId="7EE50C3B" w14:textId="77777777" w:rsidR="002E752B" w:rsidRPr="00332DFE" w:rsidRDefault="002E752B" w:rsidP="002E752B">
      <w:pPr>
        <w:spacing w:line="360" w:lineRule="auto"/>
        <w:jc w:val="both"/>
        <w:rPr>
          <w:rFonts w:ascii="Times New Roman" w:hAnsi="Times New Roman" w:cs="Times New Roman"/>
        </w:rPr>
      </w:pPr>
      <w:r w:rsidRPr="00332DFE">
        <w:rPr>
          <w:rFonts w:ascii="Times New Roman" w:hAnsi="Times New Roman" w:cs="Times New Roman"/>
        </w:rPr>
        <w:t>where</w:t>
      </w:r>
      <w:r>
        <w:rPr>
          <w:rFonts w:ascii="Times New Roman" w:eastAsiaTheme="minorEastAsia" w:hAnsi="Times New Roman" w:cs="Times New Roman"/>
        </w:rPr>
        <w:t xml:space="preserve"> </w:t>
      </w:r>
      <m:oMath>
        <m:r>
          <m:rPr>
            <m:sty m:val="bi"/>
          </m:rPr>
          <w:rPr>
            <w:rFonts w:ascii="Cambria Math" w:eastAsiaTheme="minorEastAsia" w:hAnsi="Cambria Math" w:cs="Times New Roman"/>
          </w:rPr>
          <m:t>f</m:t>
        </m:r>
      </m:oMath>
      <w:r>
        <w:rPr>
          <w:rFonts w:ascii="Times New Roman" w:eastAsiaTheme="minorEastAsia" w:hAnsi="Times New Roman" w:cs="Times New Roman"/>
          <w:b/>
          <w:bCs/>
        </w:rPr>
        <w:t xml:space="preserve"> </w:t>
      </w:r>
      <w:r>
        <w:rPr>
          <w:rFonts w:ascii="Times New Roman" w:eastAsiaTheme="minorEastAsia" w:hAnsi="Times New Roman" w:cs="Times New Roman"/>
        </w:rPr>
        <w:t>is a distribution of functions f</w:t>
      </w:r>
      <w:r w:rsidRPr="009E0984">
        <w:rPr>
          <w:rFonts w:ascii="Times New Roman" w:eastAsiaTheme="minorEastAsia" w:hAnsi="Times New Roman" w:cs="Times New Roman"/>
        </w:rPr>
        <w:t xml:space="preserve">rom </w:t>
      </w:r>
      <w:r>
        <w:rPr>
          <w:rFonts w:ascii="Times New Roman" w:eastAsiaTheme="minorEastAsia" w:hAnsi="Times New Roman" w:cs="Times New Roman"/>
        </w:rPr>
        <w:t xml:space="preserve">a </w:t>
      </w:r>
      <w:r w:rsidRPr="009E0984">
        <w:rPr>
          <w:rFonts w:ascii="Times New Roman" w:eastAsiaTheme="minorEastAsia" w:hAnsi="Times New Roman" w:cs="Times New Roman"/>
        </w:rPr>
        <w:t>zero</w:t>
      </w:r>
      <w:r>
        <w:rPr>
          <w:rFonts w:ascii="Times New Roman" w:eastAsiaTheme="minorEastAsia" w:hAnsi="Times New Roman" w:cs="Times New Roman"/>
        </w:rPr>
        <w:t>-</w:t>
      </w:r>
      <w:r w:rsidRPr="009E0984">
        <w:rPr>
          <w:rFonts w:ascii="Times New Roman" w:eastAsiaTheme="minorEastAsia" w:hAnsi="Times New Roman" w:cs="Times New Roman"/>
        </w:rPr>
        <w:t>mean Gaussian Process</w:t>
      </w:r>
      <w:r>
        <w:rPr>
          <w:rFonts w:ascii="Times New Roman" w:eastAsiaTheme="minorEastAsia" w:hAnsi="Times New Roman" w:cs="Times New Roman"/>
        </w:rPr>
        <w:t xml:space="preserve"> with covariance function </w:t>
      </w:r>
      <w:bookmarkStart w:id="40" w:name="_Hlk28079805"/>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θ</m:t>
            </m:r>
          </m:sub>
        </m:sSub>
      </m:oMath>
      <w:bookmarkEnd w:id="40"/>
      <w:r>
        <w:rPr>
          <w:rFonts w:ascii="Times New Roman" w:eastAsiaTheme="minorEastAsia" w:hAnsi="Times New Roman" w:cs="Times New Roman"/>
        </w:rPr>
        <w:t>,</w:t>
      </w:r>
      <m:oMath>
        <m:r>
          <m:rPr>
            <m:sty m:val="bi"/>
          </m:rPr>
          <w:rPr>
            <w:rFonts w:ascii="Cambria Math" w:eastAsiaTheme="minorEastAsia" w:hAnsi="Cambria Math" w:cs="Times New Roman"/>
          </w:rPr>
          <m:t xml:space="preserve"> </m:t>
        </m:r>
        <w:bookmarkStart w:id="41" w:name="_Hlk28079819"/>
        <m:r>
          <w:rPr>
            <w:rFonts w:ascii="Cambria Math" w:eastAsiaTheme="minorEastAsia" w:hAnsi="Cambria Math" w:cs="Times New Roman"/>
          </w:rPr>
          <m:t>f</m:t>
        </m:r>
      </m:oMath>
      <w:r>
        <w:rPr>
          <w:rFonts w:ascii="Times New Roman" w:eastAsiaTheme="minorEastAsia" w:hAnsi="Times New Roman" w:cs="Times New Roman"/>
        </w:rPr>
        <w:t xml:space="preserve">(x) are function evaluations at times </w:t>
      </w:r>
      <m:oMath>
        <m:r>
          <w:rPr>
            <w:rFonts w:ascii="Cambria Math" w:eastAsiaTheme="minorEastAsia" w:hAnsi="Cambria Math" w:cs="Times New Roman"/>
          </w:rPr>
          <m:t>x</m:t>
        </m:r>
      </m:oMath>
      <w:r>
        <w:rPr>
          <w:rFonts w:ascii="Times New Roman" w:eastAsiaTheme="minorEastAsia" w:hAnsi="Times New Roman" w:cs="Times New Roman"/>
        </w:rPr>
        <w:t xml:space="preserve"> </w:t>
      </w:r>
      <w:bookmarkEnd w:id="41"/>
      <w:r w:rsidRPr="00332DFE">
        <w:rPr>
          <w:rFonts w:ascii="Times New Roman" w:eastAsiaTheme="minorEastAsia" w:hAnsi="Times New Roman" w:cs="Times New Roman"/>
        </w:rPr>
        <w:t xml:space="preserve">, </w:t>
      </w:r>
      <m:oMath>
        <m:r>
          <w:rPr>
            <w:rFonts w:ascii="Cambria Math" w:hAnsi="Cambria Math" w:cs="Times New Roman"/>
          </w:rPr>
          <m:t>y</m:t>
        </m:r>
      </m:oMath>
      <w:r w:rsidRPr="00332DFE">
        <w:rPr>
          <w:rFonts w:ascii="Times New Roman" w:eastAsiaTheme="minorEastAsia" w:hAnsi="Times New Roman" w:cs="Times New Roman"/>
        </w:rPr>
        <w:t xml:space="preserve"> </w:t>
      </w:r>
      <w:r>
        <w:rPr>
          <w:rFonts w:ascii="Times New Roman" w:eastAsiaTheme="minorEastAsia" w:hAnsi="Times New Roman" w:cs="Times New Roman"/>
        </w:rPr>
        <w:t>are the</w:t>
      </w:r>
      <w:r w:rsidRPr="00332DFE">
        <w:rPr>
          <w:rFonts w:ascii="Times New Roman" w:eastAsiaTheme="minorEastAsia" w:hAnsi="Times New Roman" w:cs="Times New Roman"/>
        </w:rPr>
        <w:t xml:space="preserve"> observed </w:t>
      </w:r>
      <w:r>
        <w:rPr>
          <w:rFonts w:ascii="Times New Roman" w:eastAsiaTheme="minorEastAsia" w:hAnsi="Times New Roman" w:cs="Times New Roman"/>
        </w:rPr>
        <w:t xml:space="preserve">mosquito counts indexed by timepoint </w:t>
      </w:r>
      <m:oMath>
        <m:r>
          <w:rPr>
            <w:rFonts w:ascii="Cambria Math" w:eastAsiaTheme="minorEastAsia" w:hAnsi="Cambria Math" w:cs="Times New Roman"/>
          </w:rPr>
          <m:t>i</m:t>
        </m:r>
      </m:oMath>
      <w:r>
        <w:rPr>
          <w:rFonts w:ascii="Times New Roman" w:eastAsiaTheme="minorEastAsia" w:hAnsi="Times New Roman" w:cs="Times New Roman"/>
        </w:rPr>
        <w:t xml:space="preserve">, and </w:t>
      </w:r>
      <m:oMath>
        <m:r>
          <w:rPr>
            <w:rFonts w:ascii="Cambria Math" w:hAnsi="Cambria Math" w:cs="Times New Roman"/>
          </w:rPr>
          <m:t>σ</m:t>
        </m:r>
      </m:oMath>
      <w:r w:rsidRPr="00332DFE">
        <w:rPr>
          <w:rFonts w:ascii="Times New Roman" w:eastAsiaTheme="minorEastAsia" w:hAnsi="Times New Roman" w:cs="Times New Roman"/>
        </w:rPr>
        <w:t xml:space="preserve"> and </w:t>
      </w:r>
      <m:oMath>
        <m:r>
          <w:rPr>
            <w:rFonts w:ascii="Cambria Math" w:hAnsi="Cambria Math" w:cs="Times New Roman"/>
          </w:rPr>
          <m:t>θ</m:t>
        </m:r>
      </m:oMath>
      <w:r w:rsidRPr="00332DFE">
        <w:rPr>
          <w:rFonts w:ascii="Times New Roman" w:eastAsiaTheme="minorEastAsia" w:hAnsi="Times New Roman" w:cs="Times New Roman"/>
        </w:rPr>
        <w:t xml:space="preserve"> represent a vector of hyperparameters involved in defining</w:t>
      </w:r>
      <w:r>
        <w:rPr>
          <w:rFonts w:ascii="Times New Roman" w:eastAsiaTheme="minorEastAsia" w:hAnsi="Times New Roman" w:cs="Times New Roman"/>
        </w:rPr>
        <w:t xml:space="preserve"> the overdispersion of the Negative Binomial distribution and</w:t>
      </w:r>
      <w:r w:rsidRPr="00332DFE">
        <w:rPr>
          <w:rFonts w:ascii="Times New Roman" w:eastAsiaTheme="minorEastAsia" w:hAnsi="Times New Roman" w:cs="Times New Roman"/>
        </w:rPr>
        <w:t xml:space="preserve"> the functional form of the covariance function</w:t>
      </w:r>
      <w:r>
        <w:rPr>
          <w:rFonts w:ascii="Times New Roman" w:eastAsiaTheme="minorEastAsia" w:hAnsi="Times New Roman" w:cs="Times New Roman"/>
        </w:rPr>
        <w:t xml:space="preserve"> respectively</w:t>
      </w:r>
      <w:r w:rsidRPr="00332DFE">
        <w:rPr>
          <w:rFonts w:ascii="Times New Roman" w:eastAsiaTheme="minorEastAsia" w:hAnsi="Times New Roman" w:cs="Times New Roman"/>
        </w:rPr>
        <w:t xml:space="preserve">. Given </w:t>
      </w:r>
      <w:r>
        <w:rPr>
          <w:rFonts w:ascii="Times New Roman" w:eastAsiaTheme="minorEastAsia" w:hAnsi="Times New Roman" w:cs="Times New Roman"/>
        </w:rPr>
        <w:t xml:space="preserve">that </w:t>
      </w:r>
      <w:r w:rsidRPr="00332DFE">
        <w:rPr>
          <w:rFonts w:ascii="Times New Roman" w:eastAsiaTheme="minorEastAsia" w:hAnsi="Times New Roman" w:cs="Times New Roman"/>
        </w:rPr>
        <w:t xml:space="preserve">mosquito population dynamics are typically characterised by repeating patterns occurring either seasonally or annually, </w:t>
      </w:r>
      <w:r w:rsidRPr="00332DFE">
        <w:rPr>
          <w:rFonts w:ascii="Times New Roman" w:hAnsi="Times New Roman" w:cs="Times New Roman"/>
        </w:rPr>
        <w:t xml:space="preserve">a periodic </w:t>
      </w:r>
      <w:r>
        <w:rPr>
          <w:rFonts w:ascii="Times New Roman" w:hAnsi="Times New Roman" w:cs="Times New Roman"/>
        </w:rPr>
        <w:t>kernel function</w:t>
      </w:r>
      <w:r w:rsidRPr="00332DFE">
        <w:rPr>
          <w:rFonts w:ascii="Times New Roman" w:hAnsi="Times New Roman" w:cs="Times New Roman"/>
        </w:rPr>
        <w:t xml:space="preserve"> was used</w:t>
      </w:r>
      <w:r>
        <w:rPr>
          <w:rFonts w:ascii="Times New Roman" w:hAnsi="Times New Roman" w:cs="Times New Roman"/>
        </w:rPr>
        <w:t xml:space="preserve"> to define the covariance between pairs of points, defined as</w:t>
      </w:r>
      <w:r w:rsidRPr="00332DFE">
        <w:rPr>
          <w:rFonts w:ascii="Times New Roman" w:hAnsi="Times New Roman" w:cs="Times New Roman"/>
        </w:rPr>
        <w:t>:</w:t>
      </w:r>
    </w:p>
    <w:p w14:paraId="341332D0" w14:textId="77777777" w:rsidR="002E752B" w:rsidRPr="00332DFE" w:rsidRDefault="002E752B" w:rsidP="002E752B">
      <w:pPr>
        <w:spacing w:line="360" w:lineRule="auto"/>
        <w:jc w:val="both"/>
        <w:rPr>
          <w:rFonts w:ascii="Times New Roman" w:hAnsi="Times New Roman" w:cs="Times New Roman"/>
        </w:rPr>
      </w:pPr>
      <m:oMathPara>
        <m:oMath>
          <m:r>
            <w:rPr>
              <w:rFonts w:ascii="Cambria Math" w:hAnsi="Cambria Math" w:cs="Times New Roman"/>
            </w:rPr>
            <m:t>k</m:t>
          </m:r>
          <m:d>
            <m:dPr>
              <m:ctrlPr>
                <w:rPr>
                  <w:rFonts w:ascii="Cambria Math" w:hAnsi="Cambria Math" w:cs="Times New Roman"/>
                  <w:i/>
                </w:rPr>
              </m:ctrlPr>
            </m:dPr>
            <m:e>
              <m:r>
                <w:rPr>
                  <w:rFonts w:ascii="Cambria Math" w:hAnsi="Cambria Math" w:cs="Times New Roman"/>
                </w:rPr>
                <m:t xml:space="preserve">x,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α</m:t>
              </m:r>
            </m:e>
            <m:sup>
              <m:r>
                <w:rPr>
                  <w:rFonts w:ascii="Cambria Math" w:eastAsiaTheme="minorEastAsia" w:hAnsi="Cambria Math" w:cs="Times New Roman"/>
                </w:rPr>
                <m:t>2</m:t>
              </m:r>
            </m:sup>
          </m:sSup>
          <m:r>
            <m:rPr>
              <m:sty m:val="p"/>
            </m:rPr>
            <w:rPr>
              <w:rFonts w:ascii="Cambria Math" w:eastAsiaTheme="minorEastAsia" w:hAnsi="Cambria Math" w:cs="Times New Roman"/>
            </w:rPr>
            <m:t>exp⁡</m:t>
          </m:r>
          <m:d>
            <m:dPr>
              <m:ctrlPr>
                <w:rPr>
                  <w:rFonts w:ascii="Cambria Math" w:eastAsiaTheme="minorEastAsia" w:hAnsi="Cambria Math" w:cs="Times New Roman"/>
                  <w:i/>
                </w:rPr>
              </m:ctrlPr>
            </m:dPr>
            <m:e>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sSup>
                    <m:sSupPr>
                      <m:ctrlPr>
                        <w:rPr>
                          <w:rFonts w:ascii="Cambria Math" w:eastAsiaTheme="minorEastAsia" w:hAnsi="Cambria Math" w:cs="Times New Roman"/>
                          <w:i/>
                        </w:rPr>
                      </m:ctrlPr>
                    </m:sSupPr>
                    <m:e>
                      <m:r>
                        <w:rPr>
                          <w:rFonts w:ascii="Cambria Math" w:eastAsiaTheme="minorEastAsia" w:hAnsi="Cambria Math" w:cs="Times New Roman"/>
                        </w:rPr>
                        <m:t>l</m:t>
                      </m:r>
                    </m:e>
                    <m:sup>
                      <m:r>
                        <w:rPr>
                          <w:rFonts w:ascii="Cambria Math" w:eastAsiaTheme="minorEastAsia" w:hAnsi="Cambria Math" w:cs="Times New Roman"/>
                        </w:rPr>
                        <m:t>2</m:t>
                      </m:r>
                    </m:sup>
                  </m:sSup>
                </m:den>
              </m:f>
              <m:sSup>
                <m:sSupPr>
                  <m:ctrlPr>
                    <w:rPr>
                      <w:rFonts w:ascii="Cambria Math" w:eastAsiaTheme="minorEastAsia" w:hAnsi="Cambria Math" w:cs="Times New Roman"/>
                      <w:i/>
                    </w:rPr>
                  </m:ctrlPr>
                </m:sSupPr>
                <m:e>
                  <m:r>
                    <w:rPr>
                      <w:rFonts w:ascii="Cambria Math" w:eastAsiaTheme="minorEastAsia" w:hAnsi="Cambria Math" w:cs="Times New Roman"/>
                    </w:rPr>
                    <m:t>sin</m:t>
                  </m:r>
                </m:e>
                <m:sup>
                  <m:r>
                    <w:rPr>
                      <w:rFonts w:ascii="Cambria Math" w:eastAsiaTheme="minorEastAsia" w:hAnsi="Cambria Math" w:cs="Times New Roman"/>
                    </w:rPr>
                    <m:t>2</m:t>
                  </m:r>
                </m:sup>
              </m:sSup>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π</m:t>
                      </m:r>
                      <m:d>
                        <m:dPr>
                          <m:begChr m:val="|"/>
                          <m:endChr m:val="|"/>
                          <m:ctrlPr>
                            <w:rPr>
                              <w:rFonts w:ascii="Cambria Math" w:eastAsiaTheme="minorEastAsia" w:hAnsi="Cambria Math" w:cs="Times New Roman"/>
                              <w:i/>
                            </w:rPr>
                          </m:ctrlPr>
                        </m:dPr>
                        <m:e>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m:t>
                              </m:r>
                            </m:sup>
                          </m:sSup>
                        </m:e>
                      </m:d>
                    </m:num>
                    <m:den>
                      <m:r>
                        <w:rPr>
                          <w:rFonts w:ascii="Cambria Math" w:eastAsiaTheme="minorEastAsia" w:hAnsi="Cambria Math" w:cs="Times New Roman"/>
                        </w:rPr>
                        <m:t>p</m:t>
                      </m:r>
                    </m:den>
                  </m:f>
                </m:e>
              </m:d>
            </m:e>
          </m:d>
        </m:oMath>
      </m:oMathPara>
    </w:p>
    <w:p w14:paraId="5F91274F" w14:textId="203C6F1A" w:rsidR="002E752B" w:rsidRPr="00332DFE" w:rsidRDefault="002E752B" w:rsidP="002E752B">
      <w:pPr>
        <w:spacing w:before="240" w:line="360" w:lineRule="auto"/>
        <w:jc w:val="both"/>
        <w:rPr>
          <w:rFonts w:ascii="Times New Roman" w:eastAsiaTheme="minorEastAsia" w:hAnsi="Times New Roman" w:cs="Times New Roman"/>
        </w:rPr>
      </w:pPr>
      <w:r w:rsidRPr="00332DFE">
        <w:rPr>
          <w:rFonts w:ascii="Times New Roman" w:hAnsi="Times New Roman" w:cs="Times New Roman"/>
        </w:rPr>
        <w:lastRenderedPageBreak/>
        <w:t xml:space="preserve">where </w:t>
      </w:r>
      <m:oMath>
        <m:r>
          <w:rPr>
            <w:rFonts w:ascii="Cambria Math" w:eastAsiaTheme="minorEastAsia" w:hAnsi="Cambria Math" w:cs="Times New Roman"/>
          </w:rPr>
          <m:t>p</m:t>
        </m:r>
      </m:oMath>
      <w:r w:rsidRPr="00332DFE">
        <w:rPr>
          <w:rFonts w:ascii="Times New Roman" w:eastAsiaTheme="minorEastAsia" w:hAnsi="Times New Roman" w:cs="Times New Roman"/>
        </w:rPr>
        <w:t xml:space="preserve"> represents the period over which we would expect points to show similar dynamics (i.e. a period of twelve would imply we expect points separated by 12 months to be most similar), </w:t>
      </w:r>
      <m:oMath>
        <m:r>
          <w:rPr>
            <w:rFonts w:ascii="Cambria Math" w:eastAsiaTheme="minorEastAsia" w:hAnsi="Cambria Math" w:cs="Times New Roman"/>
          </w:rPr>
          <m:t>α</m:t>
        </m:r>
      </m:oMath>
      <w:r w:rsidRPr="00332DFE">
        <w:rPr>
          <w:rFonts w:ascii="Times New Roman" w:eastAsiaTheme="minorEastAsia" w:hAnsi="Times New Roman" w:cs="Times New Roman"/>
        </w:rPr>
        <w:t xml:space="preserve"> specifies the magnitude of the covariance, and </w:t>
      </w:r>
      <m:oMath>
        <m:r>
          <w:rPr>
            <w:rFonts w:ascii="Cambria Math" w:eastAsiaTheme="minorEastAsia" w:hAnsi="Cambria Math" w:cs="Times New Roman"/>
          </w:rPr>
          <m:t>l</m:t>
        </m:r>
      </m:oMath>
      <w:r w:rsidRPr="00332DFE">
        <w:rPr>
          <w:rFonts w:ascii="Times New Roman" w:eastAsiaTheme="minorEastAsia" w:hAnsi="Times New Roman" w:cs="Times New Roman"/>
        </w:rPr>
        <w:t xml:space="preserve"> represents a </w:t>
      </w:r>
      <w:proofErr w:type="spellStart"/>
      <w:r w:rsidRPr="00332DFE">
        <w:rPr>
          <w:rFonts w:ascii="Times New Roman" w:eastAsiaTheme="minorEastAsia" w:hAnsi="Times New Roman" w:cs="Times New Roman"/>
        </w:rPr>
        <w:t>lengthscale</w:t>
      </w:r>
      <w:proofErr w:type="spellEnd"/>
      <w:r w:rsidRPr="00332DFE">
        <w:rPr>
          <w:rFonts w:ascii="Times New Roman" w:eastAsiaTheme="minorEastAsia" w:hAnsi="Times New Roman" w:cs="Times New Roman"/>
        </w:rPr>
        <w:t xml:space="preserve"> parameter further constraining the extent to which two values separated by a given time can co-vary with one another. Weakly informative priors were </w:t>
      </w:r>
      <w:r>
        <w:rPr>
          <w:rFonts w:ascii="Times New Roman" w:eastAsiaTheme="minorEastAsia" w:hAnsi="Times New Roman" w:cs="Times New Roman"/>
        </w:rPr>
        <w:t>used. Fitting was undertaken using the programming language STAN</w:t>
      </w:r>
      <w:r>
        <w:rPr>
          <w:rFonts w:ascii="Times New Roman" w:eastAsiaTheme="minorEastAsia" w:hAnsi="Times New Roman" w:cs="Times New Roman"/>
        </w:rPr>
        <w:fldChar w:fldCharType="begin" w:fldLock="1"/>
      </w:r>
      <w:r w:rsidR="00D05681">
        <w:rPr>
          <w:rFonts w:ascii="Times New Roman" w:eastAsiaTheme="minorEastAsia" w:hAnsi="Times New Roman" w:cs="Times New Roman"/>
        </w:rPr>
        <w:instrText>ADDIN CSL_CITATION {"citationItems":[{"id":"ITEM-1","itemData":{"DOI":"10.18637/jss.v076.i01","author":[{"dropping-particle":"","family":"Carpenter","given":"Bob","non-dropping-particle":"","parse-names":false,"suffix":""},{"dropping-particle":"","family":"Gelman","given":"Andrew","non-dropping-particle":"","parse-names":false,"suffix":""},{"dropping-particle":"","family":"Hoffman","given":"Matthew D.","non-dropping-particle":"","parse-names":false,"suffix":""},{"dropping-particle":"","family":"Lee","given":"Daniel","non-dropping-particle":"","parse-names":false,"suffix":""},{"dropping-particle":"","family":"Goodrich","given":"Ben","non-dropping-particle":"","parse-names":false,"suffix":""},{"dropping-particle":"","family":"Betancourt","given":"Michael","non-dropping-particle":"","parse-names":false,"suffix":""},{"dropping-particle":"","family":"Brubaker","given":"Marcus","non-dropping-particle":"","parse-names":false,"suffix":""},{"dropping-particle":"","family":"Guo","given":"Jiqiang","non-dropping-particle":"","parse-names":false,"suffix":""},{"dropping-particle":"","family":"Li","given":"Peter","non-dropping-particle":"","parse-names":false,"suffix":""},{"dropping-particle":"","family":"Riddell","given":"Allen","non-dropping-particle":"","parse-names":false,"suffix":""}],"container-title":"Journal of Statistical Software","id":"ITEM-1","issue":"1","issued":{"date-parts":[["2017","1","1"]]},"title":"Stan: A Probabilistic Programming Language","type":"article-journal","volume":"76"},"uris":["http://www.mendeley.com/documents/?uuid=39af3985-d423-3037-83b1-5932ac986999"]}],"mendeley":{"formattedCitation":"&lt;sup&gt;56&lt;/sup&gt;","plainTextFormattedCitation":"56","previouslyFormattedCitation":"&lt;sup&gt;55&lt;/sup&gt;"},"properties":{"noteIndex":0},"schema":"https://github.com/citation-style-language/schema/raw/master/csl-citation.json"}</w:instrText>
      </w:r>
      <w:r>
        <w:rPr>
          <w:rFonts w:ascii="Times New Roman" w:eastAsiaTheme="minorEastAsia" w:hAnsi="Times New Roman" w:cs="Times New Roman"/>
        </w:rPr>
        <w:fldChar w:fldCharType="separate"/>
      </w:r>
      <w:r w:rsidR="00D05681" w:rsidRPr="00D05681">
        <w:rPr>
          <w:rFonts w:ascii="Times New Roman" w:eastAsiaTheme="minorEastAsia" w:hAnsi="Times New Roman" w:cs="Times New Roman"/>
          <w:noProof/>
          <w:vertAlign w:val="superscript"/>
        </w:rPr>
        <w:t>56</w:t>
      </w:r>
      <w:r>
        <w:rPr>
          <w:rFonts w:ascii="Times New Roman" w:eastAsiaTheme="minorEastAsia" w:hAnsi="Times New Roman" w:cs="Times New Roman"/>
        </w:rPr>
        <w:fldChar w:fldCharType="end"/>
      </w:r>
      <w:r>
        <w:rPr>
          <w:rFonts w:ascii="Times New Roman" w:eastAsiaTheme="minorEastAsia" w:hAnsi="Times New Roman" w:cs="Times New Roman"/>
        </w:rPr>
        <w:t xml:space="preserve">. </w:t>
      </w:r>
      <w:r w:rsidRPr="009E0984">
        <w:rPr>
          <w:rFonts w:ascii="Times New Roman" w:eastAsiaTheme="minorEastAsia" w:hAnsi="Times New Roman" w:cs="Times New Roman"/>
        </w:rPr>
        <w:t>For more details see Supplementary Information “Negative Binomial Gaussian Process – Fitting and Inference”.</w:t>
      </w:r>
      <w:r w:rsidRPr="00332DFE">
        <w:rPr>
          <w:rFonts w:ascii="Times New Roman" w:eastAsiaTheme="minorEastAsia" w:hAnsi="Times New Roman" w:cs="Times New Roman"/>
        </w:rPr>
        <w:t xml:space="preserve"> </w:t>
      </w:r>
    </w:p>
    <w:p w14:paraId="5E9DE20E" w14:textId="77777777" w:rsidR="002E752B" w:rsidRDefault="002E752B" w:rsidP="002E752B">
      <w:pPr>
        <w:spacing w:line="360" w:lineRule="auto"/>
        <w:jc w:val="both"/>
        <w:rPr>
          <w:rFonts w:ascii="Times New Roman" w:hAnsi="Times New Roman" w:cs="Times New Roman"/>
          <w:b/>
        </w:rPr>
      </w:pPr>
      <w:r w:rsidRPr="00332DFE">
        <w:rPr>
          <w:rFonts w:ascii="Times New Roman" w:hAnsi="Times New Roman" w:cs="Times New Roman"/>
          <w:b/>
        </w:rPr>
        <w:t xml:space="preserve">Time Series Characterisation and Clustering by Features </w:t>
      </w:r>
    </w:p>
    <w:p w14:paraId="69F6238D" w14:textId="03A52503" w:rsidR="002E752B" w:rsidRDefault="002E752B" w:rsidP="002E752B">
      <w:pPr>
        <w:spacing w:line="360" w:lineRule="auto"/>
        <w:jc w:val="both"/>
        <w:rPr>
          <w:rFonts w:ascii="Times New Roman" w:eastAsiaTheme="minorEastAsia" w:hAnsi="Times New Roman" w:cs="Times New Roman"/>
        </w:rPr>
      </w:pPr>
      <w:r>
        <w:rPr>
          <w:rFonts w:ascii="Times New Roman" w:hAnsi="Times New Roman" w:cs="Times New Roman"/>
          <w:bCs/>
        </w:rPr>
        <w:t>Motivated by previous work that provided a framework to statistically characterise the empirical structure of time series data</w:t>
      </w:r>
      <w:r>
        <w:rPr>
          <w:rFonts w:ascii="Times New Roman" w:hAnsi="Times New Roman" w:cs="Times New Roman"/>
          <w:bCs/>
        </w:rPr>
        <w:fldChar w:fldCharType="begin" w:fldLock="1"/>
      </w:r>
      <w:r w:rsidR="00D05681">
        <w:rPr>
          <w:rFonts w:ascii="Times New Roman" w:hAnsi="Times New Roman" w:cs="Times New Roman"/>
          <w:bCs/>
        </w:rPr>
        <w:instrText>ADDIN CSL_CITATION {"citationItems":[{"id":"ITEM-1","itemData":{"DOI":"10.1098/rsif.2013.0048","ISSN":"17425662","abstract":"The process of collecting and organizing sets of observations represents a common theme throughout the history of science. However, despite the ubiquity of scientists measuring, recording and analysing the dynamics of different processes, an extensive organization of scientific time-series data and analysis methods has never been performed. Addressing this, annotated collections of over 35 000 real-world and model-generated time series, and over 9000 time-series analysis algorithms are analysed in this work.We introduce reduced representations of both time series, in terms of their properties measured by diverse scientific methods, and of time-series analysis methods, in terms of their behaviour on empirical time series, and use them to organize these interdisciplinary resources. This new approach to comparing across diverse scientific data and methods allows us to organize time-series datasets automatically according to their properties, retrieve alternatives to particular analysis methods developed in other scientific disciplines and automate the selection of useful methods for time-series classification and regression tasks. The broad scientific utility of these tools is demonstrated on datasets of electroencephalograms, self-affine time series, heartbeat intervals, speech signals and others, in each case contributing novel analysis techniques to the existing literature. Highly comparative techniques that compare across an interdisciplinary literature can thus be used to guide more focused research in time-series analysis for applications across the scientific disciplines. © 2013 The Author(s) Published by the Royal Society. All rights reserved.","author":[{"dropping-particle":"","family":"Fulcher","given":"Ben D.","non-dropping-particle":"","parse-names":false,"suffix":""},{"dropping-particle":"","family":"Little","given":"Max A.","non-dropping-particle":"","parse-names":false,"suffix":""},{"dropping-particle":"","family":"Jones","given":"Nick S.","non-dropping-particle":"","parse-names":false,"suffix":""}],"container-title":"Journal of the Royal Society Interface","id":"ITEM-1","issue":"83","issued":{"date-parts":[["2013","6","6"]]},"publisher":"Royal Society","title":"Highly comparative time-series analysis: The empirical structure of time series and their methods","type":"article-journal","volume":"10"},"uris":["http://www.mendeley.com/documents/?uuid=20378fcc-0a5e-3439-a666-4cc6cb2181c9"]}],"mendeley":{"formattedCitation":"&lt;sup&gt;57&lt;/sup&gt;","plainTextFormattedCitation":"57","previouslyFormattedCitation":"&lt;sup&gt;56&lt;/sup&gt;"},"properties":{"noteIndex":0},"schema":"https://github.com/citation-style-language/schema/raw/master/csl-citation.json"}</w:instrText>
      </w:r>
      <w:r>
        <w:rPr>
          <w:rFonts w:ascii="Times New Roman" w:hAnsi="Times New Roman" w:cs="Times New Roman"/>
          <w:bCs/>
        </w:rPr>
        <w:fldChar w:fldCharType="separate"/>
      </w:r>
      <w:r w:rsidR="00D05681" w:rsidRPr="00D05681">
        <w:rPr>
          <w:rFonts w:ascii="Times New Roman" w:hAnsi="Times New Roman" w:cs="Times New Roman"/>
          <w:bCs/>
          <w:noProof/>
          <w:vertAlign w:val="superscript"/>
        </w:rPr>
        <w:t>57</w:t>
      </w:r>
      <w:r>
        <w:rPr>
          <w:rFonts w:ascii="Times New Roman" w:hAnsi="Times New Roman" w:cs="Times New Roman"/>
          <w:bCs/>
        </w:rPr>
        <w:fldChar w:fldCharType="end"/>
      </w:r>
      <w:r w:rsidR="00D05681">
        <w:rPr>
          <w:rFonts w:ascii="Times New Roman" w:hAnsi="Times New Roman" w:cs="Times New Roman"/>
          <w:bCs/>
        </w:rPr>
        <w:t>, as well as recent work characterising the seasonality of malaria case incidence</w:t>
      </w:r>
      <w:r w:rsidR="00D05681">
        <w:rPr>
          <w:rFonts w:ascii="Times New Roman" w:hAnsi="Times New Roman" w:cs="Times New Roman"/>
          <w:bCs/>
        </w:rPr>
        <w:fldChar w:fldCharType="begin" w:fldLock="1"/>
      </w:r>
      <w:r w:rsidR="00D05681">
        <w:rPr>
          <w:rFonts w:ascii="Times New Roman" w:hAnsi="Times New Roman" w:cs="Times New Roman"/>
          <w:bCs/>
        </w:rPr>
        <w:instrText>ADDIN CSL_CITATION {"citationItems":[{"id":"ITEM-1","itemData":{"abstract":"Many malaria-endemic areas experience seasonal fluctuations in case incidence as Anopheles mosquito and Plasmodium parasite life cycles respond to changing environmental conditions. While most existing maps of malaria seasonality use fixed thresholds of rainfall, temperature, and/or vegetation indices to identify suitable transmission months, we develop a statistical modelling framework for characterising the seasonal patterns derived directly from case data. The procedure involves a spatiotemporal regression model for estimating the monthly proportions of total annual cases and an algorithm to identify operationally relevant characteristics such as the transmission start and peak months. A seasonality index combines the monthly proportion estimates and existing estimates of annual case incidence to provide a summary of \"how seasonal\" locations are relative to their surroundings. An advancement upon past seasonality mapping endeavours is the presentation of the uncertainty associated with each map, which will enable policymakers to make more statistically sound decisions. The methodology is illustrated using health facility data from Madagascar.","author":[{"dropping-particle":"","family":"Nguyen","given":"Michele","non-dropping-particle":"","parse-names":false,"suffix":""},{"dropping-particle":"","family":"Howes","given":"Rosalind E.","non-dropping-particle":"","parse-names":false,"suffix":""},{"dropping-particle":"","family":"Lucas","given":"Tim C. D.","non-dropping-particle":"","parse-names":false,"suffix":""},{"dropping-particle":"","family":"Battle","given":"Katherine E.","non-dropping-particle":"","parse-names":false,"suffix":""},{"dropping-particle":"","family":"Cameron","given":"Ewan","non-dropping-particle":"","parse-names":false,"suffix":""},{"dropping-particle":"","family":"Gibson","given":"Harry S.","non-dropping-particle":"","parse-names":false,"suffix":""},{"dropping-particle":"","family":"Rozier","given":"Jennifer","non-dropping-particle":"","parse-names":false,"suffix":""},{"dropping-particle":"","family":"Keddie","given":"Suzanne","non-dropping-particle":"","parse-names":false,"suffix":""},{"dropping-particle":"","family":"Collins","given":"Emma","non-dropping-particle":"","parse-names":false,"suffix":""},{"dropping-particle":"","family":"Arambepola","given":"Rohan","non-dropping-particle":"","parse-names":false,"suffix":""},{"dropping-particle":"","family":"Kang","given":"Su Yun","non-dropping-particle":"","parse-names":false,"suffix":""},{"dropping-particle":"","family":"Hendriks","given":"Chantal","non-dropping-particle":"","parse-names":false,"suffix":""},{"dropping-particle":"","family":"Nandi","given":"Anita","non-dropping-particle":"","parse-names":false,"suffix":""},{"dropping-particle":"","family":"Rumisha","given":"Susan F.","non-dropping-particle":"","parse-names":false,"suffix":""},{"dropping-particle":"","family":"Bhatt","given":"Samir","non-dropping-particle":"","parse-names":false,"suffix":""},{"dropping-particle":"","family":"Mioramalala","given":"Sedera A.","non-dropping-particle":"","parse-names":false,"suffix":""},{"dropping-particle":"","family":"Nambinisoa","given":"Mauricette Andriamananjara","non-dropping-particle":"","parse-names":false,"suffix":""},{"dropping-particle":"","family":"Rakotomanana","given":"Fanjasoa","non-dropping-particle":"","parse-names":false,"suffix":""},{"dropping-particle":"","family":"Gething","given":"Peter W.","non-dropping-particle":"","parse-names":false,"suffix":""},{"dropping-particle":"","family":"Weiss","given":"Daniel J.","non-dropping-particle":"","parse-names":false,"suffix":""}],"id":"ITEM-1","issued":{"date-parts":[["2019","1","30"]]},"title":"Mapping malaria seasonality: a case study from Madagascar","type":"article-journal"},"uris":["http://www.mendeley.com/documents/?uuid=955d97ac-2a26-3438-b6cf-24cc215a8441"]}],"mendeley":{"formattedCitation":"&lt;sup&gt;55&lt;/sup&gt;","plainTextFormattedCitation":"55","previouslyFormattedCitation":"&lt;sup&gt;57&lt;/sup&gt;"},"properties":{"noteIndex":0},"schema":"https://github.com/citation-style-language/schema/raw/master/csl-citation.json"}</w:instrText>
      </w:r>
      <w:r w:rsidR="00D05681">
        <w:rPr>
          <w:rFonts w:ascii="Times New Roman" w:hAnsi="Times New Roman" w:cs="Times New Roman"/>
          <w:bCs/>
        </w:rPr>
        <w:fldChar w:fldCharType="separate"/>
      </w:r>
      <w:r w:rsidR="00D05681" w:rsidRPr="00D05681">
        <w:rPr>
          <w:rFonts w:ascii="Times New Roman" w:hAnsi="Times New Roman" w:cs="Times New Roman"/>
          <w:bCs/>
          <w:noProof/>
          <w:vertAlign w:val="superscript"/>
        </w:rPr>
        <w:t>55</w:t>
      </w:r>
      <w:r w:rsidR="00D05681">
        <w:rPr>
          <w:rFonts w:ascii="Times New Roman" w:hAnsi="Times New Roman" w:cs="Times New Roman"/>
          <w:bCs/>
        </w:rPr>
        <w:fldChar w:fldCharType="end"/>
      </w:r>
      <w:r>
        <w:rPr>
          <w:rFonts w:ascii="Times New Roman" w:hAnsi="Times New Roman" w:cs="Times New Roman"/>
          <w:bCs/>
        </w:rPr>
        <w:t>, we calculated several summary statistics for each smoothed time series in order to further characterise their temporal properties. These</w:t>
      </w:r>
      <w:r w:rsidRPr="00332DFE">
        <w:rPr>
          <w:rFonts w:ascii="Times New Roman" w:hAnsi="Times New Roman" w:cs="Times New Roman"/>
        </w:rPr>
        <w:t xml:space="preserve"> include the </w:t>
      </w:r>
      <w:proofErr w:type="spellStart"/>
      <w:r w:rsidRPr="00332DFE">
        <w:rPr>
          <w:rFonts w:ascii="Times New Roman" w:hAnsi="Times New Roman" w:cs="Times New Roman"/>
        </w:rPr>
        <w:t>Kullback-Liebler</w:t>
      </w:r>
      <w:proofErr w:type="spellEnd"/>
      <w:r w:rsidRPr="00332DFE">
        <w:rPr>
          <w:rFonts w:ascii="Times New Roman" w:hAnsi="Times New Roman" w:cs="Times New Roman"/>
        </w:rPr>
        <w:t xml:space="preserve"> divergence (measuring the divergence of the time series from a uniform distribution), the median of the period (</w:t>
      </w:r>
      <m:oMath>
        <m:r>
          <w:rPr>
            <w:rFonts w:ascii="Cambria Math" w:eastAsiaTheme="minorEastAsia" w:hAnsi="Cambria Math" w:cs="Times New Roman"/>
          </w:rPr>
          <m:t>p</m:t>
        </m:r>
      </m:oMath>
      <w:r w:rsidRPr="00332DFE">
        <w:rPr>
          <w:rFonts w:ascii="Times New Roman" w:eastAsiaTheme="minorEastAsia" w:hAnsi="Times New Roman" w:cs="Times New Roman"/>
        </w:rPr>
        <w:t xml:space="preserve">) from the Negative Binomial Gaussian Process fitting (informing the dominant temporal modality present in the data), the proportion of points greater than </w:t>
      </w:r>
      <w:r>
        <w:rPr>
          <w:rFonts w:ascii="Times New Roman" w:eastAsiaTheme="minorEastAsia" w:hAnsi="Times New Roman" w:cs="Times New Roman"/>
        </w:rPr>
        <w:t>1.65x</w:t>
      </w:r>
      <w:r w:rsidRPr="00332DFE">
        <w:rPr>
          <w:rFonts w:ascii="Times New Roman" w:eastAsiaTheme="minorEastAsia" w:hAnsi="Times New Roman" w:cs="Times New Roman"/>
        </w:rPr>
        <w:t xml:space="preserve"> the mean (measuring how peaked the time series is), the distance of the first peak from January, and then 3 features arising from fitting </w:t>
      </w:r>
      <w:r>
        <w:rPr>
          <w:rFonts w:ascii="Times New Roman" w:eastAsiaTheme="minorEastAsia" w:hAnsi="Times New Roman" w:cs="Times New Roman"/>
        </w:rPr>
        <w:t xml:space="preserve">1 and 2 component </w:t>
      </w:r>
      <w:r w:rsidRPr="00332DFE">
        <w:rPr>
          <w:rFonts w:ascii="Times New Roman" w:eastAsiaTheme="minorEastAsia" w:hAnsi="Times New Roman" w:cs="Times New Roman"/>
        </w:rPr>
        <w:t xml:space="preserve">Von Mises distributions to the </w:t>
      </w:r>
      <w:r>
        <w:rPr>
          <w:rFonts w:ascii="Times New Roman" w:eastAsiaTheme="minorEastAsia" w:hAnsi="Times New Roman" w:cs="Times New Roman"/>
        </w:rPr>
        <w:t xml:space="preserve">smoothed </w:t>
      </w:r>
      <w:r w:rsidRPr="00332DFE">
        <w:rPr>
          <w:rFonts w:ascii="Times New Roman" w:eastAsiaTheme="minorEastAsia" w:hAnsi="Times New Roman" w:cs="Times New Roman"/>
        </w:rPr>
        <w:t>time series</w:t>
      </w:r>
      <w:r>
        <w:rPr>
          <w:rFonts w:ascii="Times New Roman" w:eastAsiaTheme="minorEastAsia" w:hAnsi="Times New Roman" w:cs="Times New Roman"/>
        </w:rPr>
        <w:t>, specifically</w:t>
      </w:r>
      <w:r w:rsidRPr="00332DFE">
        <w:rPr>
          <w:rFonts w:ascii="Times New Roman" w:hAnsi="Times New Roman" w:cs="Times New Roman"/>
        </w:rPr>
        <w:t xml:space="preserve"> the mean of the 1 component fitted Von Mises distribution, the number of peaks (determined by comparing the quality of fit</w:t>
      </w:r>
      <w:r>
        <w:rPr>
          <w:rFonts w:ascii="Times New Roman" w:hAnsi="Times New Roman" w:cs="Times New Roman"/>
        </w:rPr>
        <w:t xml:space="preserve"> for 1 and 2 component Von Mises distributions)</w:t>
      </w:r>
      <w:r w:rsidRPr="00332DFE">
        <w:rPr>
          <w:rFonts w:ascii="Times New Roman" w:hAnsi="Times New Roman" w:cs="Times New Roman"/>
        </w:rPr>
        <w:t>, and the weight (</w:t>
      </w:r>
      <m:oMath>
        <m:r>
          <w:rPr>
            <w:rFonts w:ascii="Cambria Math" w:hAnsi="Cambria Math" w:cs="Times New Roman"/>
          </w:rPr>
          <m:t>ω</m:t>
        </m:r>
      </m:oMath>
      <w:r w:rsidRPr="00332DFE">
        <w:rPr>
          <w:rFonts w:ascii="Times New Roman" w:eastAsiaTheme="minorEastAsia" w:hAnsi="Times New Roman" w:cs="Times New Roman"/>
        </w:rPr>
        <w:t>), specifying the comparative contributions of each component in the two-component fitting</w:t>
      </w:r>
      <w:r>
        <w:rPr>
          <w:rFonts w:ascii="Times New Roman" w:eastAsiaTheme="minorEastAsia" w:hAnsi="Times New Roman" w:cs="Times New Roman"/>
        </w:rPr>
        <w:t xml:space="preserve">. </w:t>
      </w:r>
      <w:r w:rsidRPr="00C96DC2">
        <w:rPr>
          <w:rFonts w:ascii="Times New Roman" w:eastAsiaTheme="minorEastAsia" w:hAnsi="Times New Roman" w:cs="Times New Roman"/>
        </w:rPr>
        <w:t>S</w:t>
      </w:r>
      <w:r w:rsidRPr="00C96DC2">
        <w:rPr>
          <w:rFonts w:ascii="Times New Roman" w:hAnsi="Times New Roman" w:cs="Times New Roman"/>
        </w:rPr>
        <w:t>ee Supplementary Information “Time Series Characterisation and Analysis” for further details</w:t>
      </w:r>
      <w:r w:rsidRPr="00C96DC2">
        <w:rPr>
          <w:rFonts w:ascii="Times New Roman" w:eastAsiaTheme="minorEastAsia" w:hAnsi="Times New Roman" w:cs="Times New Roman"/>
        </w:rPr>
        <w:t>.</w:t>
      </w:r>
      <w:r w:rsidRPr="00332DFE">
        <w:rPr>
          <w:rFonts w:ascii="Times New Roman" w:eastAsiaTheme="minorEastAsia" w:hAnsi="Times New Roman" w:cs="Times New Roman"/>
        </w:rPr>
        <w:t xml:space="preserve"> </w:t>
      </w:r>
      <w:r>
        <w:rPr>
          <w:rFonts w:ascii="Times New Roman" w:eastAsiaTheme="minorEastAsia" w:hAnsi="Times New Roman" w:cs="Times New Roman"/>
        </w:rPr>
        <w:t>From this we obtain a series of 7 real numbers describing the various temporal properties of each time series. We then applied a Principal Components analysis (PCA) to these results to identify a lower-dimensional orthogonal representation of the structure present in the data amenable to visualisation and implemented k-means clustering to identify clusters of time series with similar temporal features (temporal pattern cluster) – i.e. this clustering assigns each smoothed time series to one temporal pattern cluster.</w:t>
      </w:r>
    </w:p>
    <w:p w14:paraId="22BECAB7" w14:textId="77777777" w:rsidR="002E752B" w:rsidRPr="004674F6" w:rsidRDefault="002E752B" w:rsidP="002E752B">
      <w:pPr>
        <w:spacing w:line="360" w:lineRule="auto"/>
        <w:jc w:val="both"/>
        <w:rPr>
          <w:rFonts w:ascii="Times New Roman" w:hAnsi="Times New Roman" w:cs="Times New Roman"/>
          <w:b/>
        </w:rPr>
      </w:pPr>
      <w:r w:rsidRPr="004674F6">
        <w:rPr>
          <w:rFonts w:ascii="Times New Roman" w:hAnsi="Times New Roman" w:cs="Times New Roman"/>
          <w:b/>
        </w:rPr>
        <w:t xml:space="preserve">Statistical Modelling and Prediction of Seasonal Modality </w:t>
      </w:r>
    </w:p>
    <w:p w14:paraId="52A21599" w14:textId="62510D0B" w:rsidR="005746BE" w:rsidRPr="008217CE" w:rsidRDefault="002E752B" w:rsidP="008217CE">
      <w:pPr>
        <w:spacing w:before="240" w:after="0" w:line="360" w:lineRule="auto"/>
        <w:jc w:val="both"/>
        <w:rPr>
          <w:rFonts w:ascii="Times New Roman" w:hAnsi="Times New Roman" w:cs="Times New Roman"/>
        </w:rPr>
      </w:pPr>
      <w:r>
        <w:rPr>
          <w:rFonts w:ascii="Times New Roman" w:hAnsi="Times New Roman" w:cs="Times New Roman"/>
        </w:rPr>
        <w:t xml:space="preserve">For each of the 117 study locations we extracted a suite of environmental variables derived from satellite data that together describe the ecological structure of the location. These include the </w:t>
      </w:r>
      <w:proofErr w:type="spellStart"/>
      <w:r>
        <w:rPr>
          <w:rFonts w:ascii="Times New Roman" w:hAnsi="Times New Roman" w:cs="Times New Roman"/>
        </w:rPr>
        <w:t>BioClimatic</w:t>
      </w:r>
      <w:proofErr w:type="spellEnd"/>
      <w:r>
        <w:rPr>
          <w:rFonts w:ascii="Times New Roman" w:hAnsi="Times New Roman" w:cs="Times New Roman"/>
        </w:rPr>
        <w:t xml:space="preserve"> variables (a suite of biological relevant covariates defined from monthly rainfall and temperature satellite data</w:t>
      </w:r>
      <w:r>
        <w:rPr>
          <w:rFonts w:ascii="Times New Roman" w:hAnsi="Times New Roman" w:cs="Times New Roman"/>
        </w:rPr>
        <w:fldChar w:fldCharType="begin" w:fldLock="1"/>
      </w:r>
      <w:r w:rsidR="00D05681">
        <w:rPr>
          <w:rFonts w:ascii="Times New Roman" w:hAnsi="Times New Roman" w:cs="Times New Roman"/>
        </w:rPr>
        <w:instrText>ADDIN CSL_CITATION {"citationItems":[{"id":"ITEM-1","itemData":{"DOI":"10.1002/joc.5086","ISSN":"08998418","author":[{"dropping-particle":"","family":"Fick","given":"Stephen E.","non-dropping-particle":"","parse-names":false,"suffix":""},{"dropping-particle":"","family":"Hijmans","given":"Robert J.","non-dropping-particle":"","parse-names":false,"suffix":""}],"container-title":"International Journal of Climatology","id":"ITEM-1","issue":"12","issued":{"date-parts":[["2017","10"]]},"page":"4302-4315","title":"WorldClim 2: new 1-km spatial resolution climate surfaces for global land areas","type":"article-journal","volume":"37"},"uris":["http://www.mendeley.com/documents/?uuid=72dcda77-4277-3e57-9ef4-c462b63b868d"]}],"mendeley":{"formattedCitation":"&lt;sup&gt;58&lt;/sup&gt;","plainTextFormattedCitation":"58","previouslyFormattedCitation":"&lt;sup&gt;58&lt;/sup&gt;"},"properties":{"noteIndex":0},"schema":"https://github.com/citation-style-language/schema/raw/master/csl-citation.json"}</w:instrText>
      </w:r>
      <w:r>
        <w:rPr>
          <w:rFonts w:ascii="Times New Roman" w:hAnsi="Times New Roman" w:cs="Times New Roman"/>
        </w:rPr>
        <w:fldChar w:fldCharType="separate"/>
      </w:r>
      <w:r w:rsidR="00D05681" w:rsidRPr="00D05681">
        <w:rPr>
          <w:rFonts w:ascii="Times New Roman" w:hAnsi="Times New Roman" w:cs="Times New Roman"/>
          <w:noProof/>
          <w:vertAlign w:val="superscript"/>
        </w:rPr>
        <w:t>58</w:t>
      </w:r>
      <w:r>
        <w:rPr>
          <w:rFonts w:ascii="Times New Roman" w:hAnsi="Times New Roman" w:cs="Times New Roman"/>
        </w:rPr>
        <w:fldChar w:fldCharType="end"/>
      </w:r>
      <w:r>
        <w:rPr>
          <w:rFonts w:ascii="Times New Roman" w:hAnsi="Times New Roman" w:cs="Times New Roman"/>
        </w:rPr>
        <w:t>), various measures of aridity</w:t>
      </w:r>
      <w:r>
        <w:rPr>
          <w:rFonts w:ascii="Times New Roman" w:hAnsi="Times New Roman" w:cs="Times New Roman"/>
        </w:rPr>
        <w:fldChar w:fldCharType="begin" w:fldLock="1"/>
      </w:r>
      <w:r w:rsidR="00D05681">
        <w:rPr>
          <w:rFonts w:ascii="Times New Roman" w:hAnsi="Times New Roman" w:cs="Times New Roman"/>
        </w:rPr>
        <w:instrText>ADDIN CSL_CITATION {"citationItems":[{"id":"ITEM-1","itemData":{"DOI":"10.1016/j.agee.2008.01.014","ISSN":"01678809","abstract":"Within the Kyoto Protocol, the clean development mechanism (CDM) is an instrument intended to reduce greenhouse gas emissions, while assisting developing countries in achieving sustainable development, with the multiple goals of poverty reduction, environmental benefits and cost-effective emission reductions. The CDM allows for a small percentage of emission reduction credits to come from afforestation and reforestation (CDM-AR) projects. We conducted a global analysis of land suitability for CDM-AR carbon 'sink' projects and identified large amounts of land (749 Mha) as biophysically suitable and meeting the CDM-AR eligibility criteria. Forty-six percent of all the suitable areas globally were found in South America and 27% in Sub-Saharan Africa. In Asia, despite the larger land mass, relatively less land was available. In South America and Sub-Saharan Africa the majority of the suitable land was shrubland/grassland or savanna. In Asia the majority of the land was low-intensity agriculture. The sociologic and ecological analyses showed that large amounts of suitable land exhibited relatively low population densities. Many of the most marginal areas were eliminated due to high aridity, which resulted in a generally Gaussian distribution of land productivity classes. If the cap on CDM-AR were raised to compensate for a substantially greater offset of carbon emission through sink projects, this study suggests that it will be increasingly important to consider implications on local to regional food security and local community livelihoods. © 2008 Elsevier B.V. All rights reserved.","author":[{"dropping-particle":"","family":"Zomer","given":"Robert J.","non-dropping-particle":"","parse-names":false,"suffix":""},{"dropping-particle":"","family":"Trabucco","given":"Antonio","non-dropping-particle":"","parse-names":false,"suffix":""},{"dropping-particle":"","family":"Bossio","given":"Deborah A.","non-dropping-particle":"","parse-names":false,"suffix":""},{"dropping-particle":"V.","family":"Verchot","given":"Louis","non-dropping-particle":"","parse-names":false,"suffix":""}],"container-title":"Agriculture, Ecosystems and Environment","id":"ITEM-1","issue":"1-2","issued":{"date-parts":[["2008","6"]]},"page":"67-80","title":"Climate change mitigation: A spatial analysis of global land suitability for clean development mechanism afforestation and reforestation","type":"article-journal","volume":"126"},"uris":["http://www.mendeley.com/documents/?uuid=d333d92c-dfe5-3ac6-9c81-dbd708716ca6"]},{"id":"ITEM-2","itemData":{"author":[{"dropping-particle":"","family":"Zomer","given":"RJ","non-dropping-particle":"","parse-names":false,"suffix":""},{"dropping-particle":"","family":"Bossio","given":"DA","non-dropping-particle":"","parse-names":false,"suffix":""},{"dropping-particle":"","family":"Trabucco","given":"A","non-dropping-particle":"","parse-names":false,"suffix":""},{"dropping-particle":"","family":"Yuanjie","given":"L","non-dropping-particle":"","parse-names":false,"suffix":""}],"id":"ITEM-2","issued":{"date-parts":[["2007"]]},"title":"Trees and water: smallholder agroforestry on irrigated lands in Northern India","type":"book"},"uris":["http://www.mendeley.com/documents/?uuid=26fead48-42ca-315e-b178-c119bec0a6c8"]}],"mendeley":{"formattedCitation":"&lt;sup&gt;59,60&lt;/sup&gt;","plainTextFormattedCitation":"59,60","previouslyFormattedCitation":"&lt;sup&gt;59,60&lt;/sup&gt;"},"properties":{"noteIndex":0},"schema":"https://github.com/citation-style-language/schema/raw/master/csl-citation.json"}</w:instrText>
      </w:r>
      <w:r>
        <w:rPr>
          <w:rFonts w:ascii="Times New Roman" w:hAnsi="Times New Roman" w:cs="Times New Roman"/>
        </w:rPr>
        <w:fldChar w:fldCharType="separate"/>
      </w:r>
      <w:r w:rsidR="00D05681" w:rsidRPr="00D05681">
        <w:rPr>
          <w:rFonts w:ascii="Times New Roman" w:hAnsi="Times New Roman" w:cs="Times New Roman"/>
          <w:noProof/>
          <w:vertAlign w:val="superscript"/>
        </w:rPr>
        <w:t>59,60</w:t>
      </w:r>
      <w:r>
        <w:rPr>
          <w:rFonts w:ascii="Times New Roman" w:hAnsi="Times New Roman" w:cs="Times New Roman"/>
        </w:rPr>
        <w:fldChar w:fldCharType="end"/>
      </w:r>
      <w:r>
        <w:rPr>
          <w:rFonts w:ascii="Times New Roman" w:hAnsi="Times New Roman" w:cs="Times New Roman"/>
        </w:rPr>
        <w:t>, a number of covariates describing the seasonality and extent of water bodies</w:t>
      </w:r>
      <w:r>
        <w:rPr>
          <w:rFonts w:ascii="Times New Roman" w:hAnsi="Times New Roman" w:cs="Times New Roman"/>
        </w:rPr>
        <w:fldChar w:fldCharType="begin" w:fldLock="1"/>
      </w:r>
      <w:r w:rsidR="00D05681">
        <w:rPr>
          <w:rFonts w:ascii="Times New Roman" w:hAnsi="Times New Roman" w:cs="Times New Roman"/>
        </w:rPr>
        <w:instrText>ADDIN CSL_CITATION {"citationItems":[{"id":"ITEM-1","itemData":{"DOI":"10.1016/j.jhydrol.2004.03.028","ISSN":"00221694","abstract":"Drawing upon a variety of existing maps, data and information, a new Global Lakes and Wetlands Database (GLWD) has been created. The combination of best available sources for lakes and wetlands on a global scale (1:1 to 1:3 million resolution), and the application of Geographic Information System (GIS) functionality enabled the generation of a database which focuses in three coordinated levels on (1) large lakes and reservoirs, (2) smaller water bodies, and (3) wetlands. Level 1 comprises the shoreline polygons of the 3067 largest lakes (surface area ≥50 km2) and 654 largest reservoirs (storage capacity ≥0.5 km3) worldwide, and offers extensive attribute data. Level 2 contains the shoreline polygons of approx. 250,000 smaller lakes, reservoirs and rivers (surface area ≥0.1 km2), excluding all water bodies of level 1. Finally, level 3 represents lakes, reservoirs, rivers, and different wetland types in the form of a global raster map at 30-second resolution, including all water bodies of levels 1 and 2. In a validation against documented data, GLWD proved to represent a comprehensive database of global lakes ≥1 km2 and to provide a good representation of the maximum global wetland extent. GLWD-1 and GLWD-2 establish two global polygon maps to which existing lake registers, compilations or remote sensing data can be linked in order to allow for further analyses in a GIS environment. GLWD-3 may serve as an estimate of wetland extents for global hydrology and climatology models, or to identify large-scale wetland distributions and important wetland complexes. © 2004 Elsevier B.V. All rights reserved.","author":[{"dropping-particle":"","family":"Lehner","given":"Bernhard","non-dropping-particle":"","parse-names":false,"suffix":""},{"dropping-particle":"","family":"Döll","given":"Petra","non-dropping-particle":"","parse-names":false,"suffix":""}],"container-title":"Journal of Hydrology","id":"ITEM-1","issue":"1-4","issued":{"date-parts":[["2004","8","20"]]},"page":"1-22","title":"Development and validation of a global database of lakes, reservoirs and wetlands","type":"article-journal","volume":"296"},"uris":["http://www.mendeley.com/documents/?uuid=bd0fd708-7a28-37ba-a9bd-1beb00e1665f"]}],"mendeley":{"formattedCitation":"&lt;sup&gt;61&lt;/sup&gt;","plainTextFormattedCitation":"61","previouslyFormattedCitation":"&lt;sup&gt;61&lt;/sup&gt;"},"properties":{"noteIndex":0},"schema":"https://github.com/citation-style-language/schema/raw/master/csl-citation.json"}</w:instrText>
      </w:r>
      <w:r>
        <w:rPr>
          <w:rFonts w:ascii="Times New Roman" w:hAnsi="Times New Roman" w:cs="Times New Roman"/>
        </w:rPr>
        <w:fldChar w:fldCharType="separate"/>
      </w:r>
      <w:r w:rsidR="00D05681" w:rsidRPr="00D05681">
        <w:rPr>
          <w:rFonts w:ascii="Times New Roman" w:hAnsi="Times New Roman" w:cs="Times New Roman"/>
          <w:noProof/>
          <w:vertAlign w:val="superscript"/>
        </w:rPr>
        <w:t>61</w:t>
      </w:r>
      <w:r>
        <w:rPr>
          <w:rFonts w:ascii="Times New Roman" w:hAnsi="Times New Roman" w:cs="Times New Roman"/>
        </w:rPr>
        <w:fldChar w:fldCharType="end"/>
      </w:r>
      <w:r>
        <w:rPr>
          <w:rFonts w:ascii="Times New Roman" w:hAnsi="Times New Roman" w:cs="Times New Roman"/>
        </w:rPr>
        <w:t>, the enhanced vegetation index (EVI)</w:t>
      </w:r>
      <w:r>
        <w:rPr>
          <w:rFonts w:ascii="Times New Roman" w:hAnsi="Times New Roman" w:cs="Times New Roman"/>
        </w:rPr>
        <w:fldChar w:fldCharType="begin" w:fldLock="1"/>
      </w:r>
      <w:r w:rsidR="00D05681">
        <w:rPr>
          <w:rFonts w:ascii="Times New Roman" w:hAnsi="Times New Roman" w:cs="Times New Roman"/>
        </w:rPr>
        <w:instrText>ADDIN CSL_CITATION {"citationItems":[{"id":"ITEM-1","itemData":{"DOI":"10.1016/J.ISPRSJPRS.2014.10.001","ISSN":"0924-2716","abstract":"The archives of imagery and modeled data products derived from remote sensing programs with high temporal resolution provide powerful resources for characterizing inter- and intra-annual environmental dynamics. The impressive depth of available time-series from such missions (e.g., MODIS and AVHRR) affords new opportunities for improving data usability by leveraging spatial and temporal information inherent to longitudinal geospatial datasets. In this research we develop an approach for filling gaps in imagery time-series that result primarily from cloud cover, which is particularly problematic in forested equatorial regions. Our approach consists of two, complementary gap-filling algorithms and a variety of run-time options that allow users to balance competing demands of model accuracy and processing time. We applied the gap-filling methodology to MODIS Enhanced Vegetation Index (EVI) and daytime and nighttime Land Surface Temperature (LST) datasets for the African continent for 2000–2012, with a 1km spatial resolution, and an 8-day temporal resolution. We validated the method by introducing and filling artificial gaps, and then comparing the original data with model predictions. Our approach achieved R2 values above 0.87 even for pixels within 500km wide introduced gaps. Furthermore, the structure of our approach allows estimation of the error associated with each gap-filled pixel based on the distance to the non-gap pixels used to model its fill value, thus providing a mechanism for including uncertainty associated with the gap-filling process in downstream applications of the resulting datasets.","author":[{"dropping-particle":"","family":"Weiss","given":"Daniel J.","non-dropping-particle":"","parse-names":false,"suffix":""},{"dropping-particle":"","family":"Atkinson","given":"Peter M.","non-dropping-particle":"","parse-names":false,"suffix":""},{"dropping-particle":"","family":"Bhatt","given":"Samir","non-dropping-particle":"","parse-names":false,"suffix":""},{"dropping-particle":"","family":"Mappin","given":"Bonnie","non-dropping-particle":"","parse-names":false,"suffix":""},{"dropping-particle":"","family":"Hay","given":"Simon I.","non-dropping-particle":"","parse-names":false,"suffix":""},{"dropping-particle":"","family":"Gething","given":"Peter W.","non-dropping-particle":"","parse-names":false,"suffix":""}],"container-title":"ISPRS Journal of Photogrammetry and Remote Sensing","id":"ITEM-1","issued":{"date-parts":[["2014","12","1"]]},"page":"106-118","publisher":"Elsevier","title":"An effective approach for gap-filling continental scale remotely sensed time-series","type":"article-journal","volume":"98"},"uris":["http://www.mendeley.com/documents/?uuid=42d97a1c-a85c-3ca9-b652-b8a2d556268e"]}],"mendeley":{"formattedCitation":"&lt;sup&gt;62&lt;/sup&gt;","plainTextFormattedCitation":"62","previouslyFormattedCitation":"&lt;sup&gt;62&lt;/sup&gt;"},"properties":{"noteIndex":0},"schema":"https://github.com/citation-style-language/schema/raw/master/csl-citation.json"}</w:instrText>
      </w:r>
      <w:r>
        <w:rPr>
          <w:rFonts w:ascii="Times New Roman" w:hAnsi="Times New Roman" w:cs="Times New Roman"/>
        </w:rPr>
        <w:fldChar w:fldCharType="separate"/>
      </w:r>
      <w:r w:rsidR="00D05681" w:rsidRPr="00D05681">
        <w:rPr>
          <w:rFonts w:ascii="Times New Roman" w:hAnsi="Times New Roman" w:cs="Times New Roman"/>
          <w:noProof/>
          <w:vertAlign w:val="superscript"/>
        </w:rPr>
        <w:t>62</w:t>
      </w:r>
      <w:r>
        <w:rPr>
          <w:rFonts w:ascii="Times New Roman" w:hAnsi="Times New Roman" w:cs="Times New Roman"/>
        </w:rPr>
        <w:fldChar w:fldCharType="end"/>
      </w:r>
      <w:r>
        <w:rPr>
          <w:rFonts w:ascii="Times New Roman" w:hAnsi="Times New Roman" w:cs="Times New Roman"/>
        </w:rPr>
        <w:t>, landcover</w:t>
      </w:r>
      <w:r>
        <w:rPr>
          <w:rFonts w:ascii="Times New Roman" w:hAnsi="Times New Roman" w:cs="Times New Roman"/>
        </w:rPr>
        <w:fldChar w:fldCharType="begin" w:fldLock="1"/>
      </w:r>
      <w:r w:rsidR="00D05681">
        <w:rPr>
          <w:rFonts w:ascii="Times New Roman" w:hAnsi="Times New Roman" w:cs="Times New Roman"/>
        </w:rPr>
        <w:instrText>ADDIN CSL_CITATION {"citationItems":[{"id":"ITEM-1","itemData":{"DOI":"10.1016/j.rse.2009.08.016","ISSN":"00344257","abstract":"Information related to land cover is immensely important to global change science. In the past decade, data sources and methodologies for creating global land cover maps from remote sensing have evolved rapidly. Here we describe the datasets and algorithms used to create the Collection 5 MODIS Global Land Cover Type product, which is substantially changed relative to Collection 4. In addition to using updated input data, the algorithm and ancillary datasets used to produce the product have been refined. Most importantly, the Collection 5 product is generated at 500-m spatial resolution, providing a four-fold increase in spatial resolution relative to the previous version. In addition, many components of the classification algorithm have been changed. The training site database has been revised, land surface temperature is now included as an input feature, and ancillary datasets used in post-processing of ensemble decision tree results have been updated. Further, methods used to correct classifier results for bias imposed by training data properties have been refined, techniques used to fuse ancillary data based on spatially varying prior probabilities have been revised, and a variety of methods have been developed to address limitations of the algorithm for the urban, wetland, and deciduous needleleaf classes. Finally, techniques used to stabilize classification results across years have been developed and implemented to reduce year-to-year variation in land cover labels not associated with land cover change. Results from a cross-validation analysis indicate that the overall accuracy of the product is about 75% correctly classified, but that the range in class-specific accuracies is large. Comparison of Collection 5 maps with Collection 4 results show substantial differences arising from increased spatial resolution and changes in the input data and classification algorithm. © 2009 Elsevier Inc.","author":[{"dropping-particle":"","family":"Friedl","given":"Mark A.","non-dropping-particle":"","parse-names":false,"suffix":""},{"dropping-particle":"","family":"Sulla-Menashe","given":"Damien","non-dropping-particle":"","parse-names":false,"suffix":""},{"dropping-particle":"","family":"Tan","given":"Bin","non-dropping-particle":"","parse-names":false,"suffix":""},{"dropping-particle":"","family":"Schneider","given":"Annemarie","non-dropping-particle":"","parse-names":false,"suffix":""},{"dropping-particle":"","family":"Ramankutty","given":"Navin","non-dropping-particle":"","parse-names":false,"suffix":""},{"dropping-particle":"","family":"Sibley","given":"Adam","non-dropping-particle":"","parse-names":false,"suffix":""},{"dropping-particle":"","family":"Huang","given":"Xiaoman","non-dropping-particle":"","parse-names":false,"suffix":""}],"container-title":"Remote Sensing of Environment","id":"ITEM-1","issue":"1","issued":{"date-parts":[["2010","1","15"]]},"page":"168-182","title":"MODIS Collection 5 global land cover: Algorithm refinements and characterization of new datasets","type":"article-journal","volume":"114"},"uris":["http://www.mendeley.com/documents/?uuid=79dc3000-29b2-355d-8636-6ce60b48fb19"]}],"mendeley":{"formattedCitation":"&lt;sup&gt;63&lt;/sup&gt;","plainTextFormattedCitation":"63","previouslyFormattedCitation":"&lt;sup&gt;63&lt;/sup&gt;"},"properties":{"noteIndex":0},"schema":"https://github.com/citation-style-language/schema/raw/master/csl-citation.json"}</w:instrText>
      </w:r>
      <w:r>
        <w:rPr>
          <w:rFonts w:ascii="Times New Roman" w:hAnsi="Times New Roman" w:cs="Times New Roman"/>
        </w:rPr>
        <w:fldChar w:fldCharType="separate"/>
      </w:r>
      <w:r w:rsidR="00D05681" w:rsidRPr="00D05681">
        <w:rPr>
          <w:rFonts w:ascii="Times New Roman" w:hAnsi="Times New Roman" w:cs="Times New Roman"/>
          <w:noProof/>
          <w:vertAlign w:val="superscript"/>
        </w:rPr>
        <w:t>63</w:t>
      </w:r>
      <w:r>
        <w:rPr>
          <w:rFonts w:ascii="Times New Roman" w:hAnsi="Times New Roman" w:cs="Times New Roman"/>
        </w:rPr>
        <w:fldChar w:fldCharType="end"/>
      </w:r>
      <w:r>
        <w:rPr>
          <w:rFonts w:ascii="Times New Roman" w:hAnsi="Times New Roman" w:cs="Times New Roman"/>
        </w:rPr>
        <w:t xml:space="preserve"> and a number of other related variables previously used in projects mapping the distribution of </w:t>
      </w:r>
      <w:r w:rsidRPr="009237A3">
        <w:rPr>
          <w:rFonts w:ascii="Times New Roman" w:hAnsi="Times New Roman" w:cs="Times New Roman"/>
        </w:rPr>
        <w:t>Anopheline</w:t>
      </w:r>
      <w:r>
        <w:rPr>
          <w:rFonts w:ascii="Times New Roman" w:hAnsi="Times New Roman" w:cs="Times New Roman"/>
        </w:rPr>
        <w:t xml:space="preserve"> vectors</w:t>
      </w:r>
      <w:r>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{"citationItems":[{"id":"ITEM-1","itemData":{"DOI":"10.1186/1756-3305-4-89","ISSN":"1756-3305","abstract":"The final article in a series of three publications examining the global distribution of 41 dominant vector species (DVS) of malaria is presented here. The first publication examined the DVS from the Americas, with the second covering those species present in Africa, Europe and the Middle East. Here we discuss the 19 DVS of the Asian-Pacific region. This region experiences a high diversity of vector species, many occurring sympatrically, which, combined with the occurrence of a high number of species complexes and suspected species complexes, and behavioural plasticity of many of these major vectors, adds a level of entomological complexity not comparable elsewhere globally. To try and untangle the intricacy of the vectors of this region and to increase the effectiveness of vector control interventions, an understanding of the contemporary distribution of each species, combined with a synthesis of the current knowledge of their behaviour and ecology is needed. Expert opinion (EO) range maps, created with the most up-to-date expert knowledge of each DVS distribution, were combined with a contemporary database of occurrence data and a suite of open access, environmental and climatic variables. Using the Boosted Regression Tree (BRT) modelling method, distribution maps of each DVS were produced. The occurrence data were abstracted from the formal, published literature, plus other relevant sources, resulting in the collation of DVS occurrence at 10116 locations across 31 countries, of which 8853 were successfully geo-referenced and 7430 were resolved to spatial areas that could be included in the BRT model. A detailed summary of the information on the bionomics of each species and species complex is also presented. This article concludes a project aimed to establish the contemporary global distribution of the DVS of malaria. The three articles produced are intended as a detailed reference for scientists continuing research into the aspects of taxonomy, biology and ecology relevant to species-specific vector control. This research is particularly relevant to help unravel the complicated taxonomic status, ecology and epidemiology of the vectors of the Asia-Pacific region. All the occurrence data, predictive maps and EO-shape files generated during the production of these publications will be made available in the public domain. We hope that this will encourage data sharing to improve future iterations of the distribution maps.","author":[{"dropping-particle":"","family":"Sinka","given":"Marianne E","non-dropping-particle":"","parse-names":false,"suffix":""},{"dropping-particle":"","family":"Bangs","given":"Michael J","non-dropping-particle":"","parse-names":false,"suffix":""},{"dropping-particle":"","family":"Manguin","given":"Sylvie","non-dropping-particle":"","parse-names":false,"suffix":""},{"dropping-particle":"","family":"Chareonviriyaphap","given":"Theeraphap","non-dropping-particle":"","parse-names":false,"suffix":""},{"dropping-particle":"","family":"Patil","given":"Anand P","non-dropping-particle":"","parse-names":false,"suffix":""},{"dropping-particle":"","family":"Temperley","given":"William H","non-dropping-particle":"","parse-names":false,"suffix":""},{"dropping-particle":"","family":"Gething","given":"Peter W","non-dropping-particle":"","parse-names":false,"suffix":""},{"dropping-particle":"","family":"Elyazar","given":"Iqbal RF","non-dropping-particle":"","parse-names":false,"suffix":""},{"dropping-particle":"","family":"Kabaria","given":"Caroline W","non-dropping-particle":"","parse-names":false,"suffix":""},{"dropping-particle":"","family":"Harbach","given":"Ralph E","non-dropping-particle":"","parse-names":false,"suffix":""},{"dropping-particle":"","family":"Hay","given":"Simon I","non-dropping-particle":"","parse-names":false,"suffix":""}],"container-title":"Parasites &amp; Vectors","id":"ITEM-1","issue":"1","issued":{"date-parts":[["2011","5","25"]]},"page":"89","publisher":"BioMed Central","title":"The dominant Anopheles vectors of human malaria in the Asia-Pacific region: occurrence data, distribution maps and bionomic précis","type":"article-journal","volume":"4"},"uris":["http://www.mendeley.com/documents/?uuid=afbb6ea4-9471-3a30-91c1-8ff97b3b5516"]}],"mendeley":{"formattedCitation":"&lt;sup&gt;35&lt;/sup&gt;","plainTextFormattedCitation":"35","previouslyFormattedCitation":"&lt;sup&gt;35&lt;/sup&gt;"},"properties":{"noteIndex":0},"schema":"https://github.com/citation-style-language/schema/raw/master/csl-citation.json"}</w:instrText>
      </w:r>
      <w:r>
        <w:rPr>
          <w:rFonts w:ascii="Times New Roman" w:hAnsi="Times New Roman" w:cs="Times New Roman"/>
        </w:rPr>
        <w:fldChar w:fldCharType="separate"/>
      </w:r>
      <w:r w:rsidR="006E0AAB" w:rsidRPr="006E0AAB">
        <w:rPr>
          <w:rFonts w:ascii="Times New Roman" w:hAnsi="Times New Roman" w:cs="Times New Roman"/>
          <w:noProof/>
          <w:vertAlign w:val="superscript"/>
        </w:rPr>
        <w:t>35</w:t>
      </w:r>
      <w:r>
        <w:rPr>
          <w:rFonts w:ascii="Times New Roman" w:hAnsi="Times New Roman" w:cs="Times New Roman"/>
        </w:rPr>
        <w:fldChar w:fldCharType="end"/>
      </w:r>
      <w:r>
        <w:rPr>
          <w:rFonts w:ascii="Times New Roman" w:hAnsi="Times New Roman" w:cs="Times New Roman"/>
        </w:rPr>
        <w:t xml:space="preserve">. A complete list of the covariates used is in Supplementary Table 2. These variables </w:t>
      </w:r>
      <w:r w:rsidR="008F47A6">
        <w:rPr>
          <w:rFonts w:ascii="Times New Roman" w:hAnsi="Times New Roman" w:cs="Times New Roman"/>
        </w:rPr>
        <w:t xml:space="preserve">(66 in total) </w:t>
      </w:r>
      <w:r>
        <w:rPr>
          <w:rFonts w:ascii="Times New Roman" w:hAnsi="Times New Roman" w:cs="Times New Roman"/>
        </w:rPr>
        <w:t xml:space="preserve">and the Anopheline species </w:t>
      </w:r>
      <w:r w:rsidR="008F47A6">
        <w:rPr>
          <w:rFonts w:ascii="Times New Roman" w:hAnsi="Times New Roman" w:cs="Times New Roman"/>
        </w:rPr>
        <w:t xml:space="preserve">(1 for each time series indicating which species the time series belonged to) </w:t>
      </w:r>
      <w:r>
        <w:rPr>
          <w:rFonts w:ascii="Times New Roman" w:hAnsi="Times New Roman" w:cs="Times New Roman"/>
        </w:rPr>
        <w:t xml:space="preserve">were used as covariates in a penalised (L2) multinomial logistic regression model to predict the temporal </w:t>
      </w:r>
      <w:r>
        <w:rPr>
          <w:rFonts w:ascii="Times New Roman" w:hAnsi="Times New Roman" w:cs="Times New Roman"/>
        </w:rPr>
        <w:lastRenderedPageBreak/>
        <w:t xml:space="preserve">pattern cluster (assigned based on the results of the k-means clustering) a particular time series belonged to. </w:t>
      </w:r>
      <w:r w:rsidR="008F47A6">
        <w:rPr>
          <w:rFonts w:ascii="Times New Roman" w:hAnsi="Times New Roman" w:cs="Times New Roman"/>
        </w:rPr>
        <w:t xml:space="preserve">Fitting this model yielded regression coefficients describing the strength of association between a species/environmental variable and membership of a particular temporal pattern cluster – specifically, 1 coefficient per temporal pattern cluster and predictor, i.e. a total of k coefficients per predictor where k is the number of temporal pattern clusters. </w:t>
      </w:r>
      <w:r>
        <w:rPr>
          <w:rFonts w:ascii="Times New Roman" w:hAnsi="Times New Roman" w:cs="Times New Roman"/>
        </w:rPr>
        <w:t>The results of these analyses were then integrated with recently produced maps of vector presence/absence to generate predictive maps of mosquito population dynamics across the Indian subcontinent (</w:t>
      </w:r>
      <w:r w:rsidRPr="009237A3">
        <w:rPr>
          <w:rFonts w:ascii="Times New Roman" w:hAnsi="Times New Roman" w:cs="Times New Roman"/>
        </w:rPr>
        <w:t>see Supplementary Information “Penalised Multinomial Logistic Regression Modelling, Evaluation of Model Accuracy and Predictive Modelling” for further detail</w:t>
      </w:r>
      <w:r>
        <w:rPr>
          <w:rFonts w:ascii="Times New Roman" w:hAnsi="Times New Roman" w:cs="Times New Roman"/>
        </w:rPr>
        <w:t xml:space="preserve">). </w:t>
      </w:r>
    </w:p>
    <w:p w14:paraId="2F238006" w14:textId="77777777" w:rsidR="00A32D82" w:rsidRDefault="00A32D82" w:rsidP="00CA50F2">
      <w:pPr>
        <w:spacing w:line="360" w:lineRule="auto"/>
        <w:rPr>
          <w:rFonts w:ascii="Times New Roman" w:hAnsi="Times New Roman" w:cs="Times New Roman"/>
          <w:b/>
          <w:sz w:val="24"/>
        </w:rPr>
      </w:pPr>
      <w:r>
        <w:rPr>
          <w:rFonts w:ascii="Times New Roman" w:hAnsi="Times New Roman" w:cs="Times New Roman"/>
          <w:b/>
          <w:sz w:val="24"/>
        </w:rPr>
        <w:br w:type="page"/>
      </w:r>
    </w:p>
    <w:p w14:paraId="7FF3402A" w14:textId="77777777" w:rsidR="005A5565" w:rsidRPr="005A5565" w:rsidRDefault="005A5565" w:rsidP="00CA50F2">
      <w:pPr>
        <w:spacing w:line="360" w:lineRule="auto"/>
        <w:rPr>
          <w:rFonts w:ascii="Times New Roman" w:hAnsi="Times New Roman" w:cs="Times New Roman"/>
          <w:b/>
          <w:sz w:val="28"/>
        </w:rPr>
      </w:pPr>
      <w:r w:rsidRPr="005A5565">
        <w:rPr>
          <w:rFonts w:ascii="Times New Roman" w:hAnsi="Times New Roman" w:cs="Times New Roman"/>
          <w:b/>
          <w:sz w:val="28"/>
        </w:rPr>
        <w:lastRenderedPageBreak/>
        <w:t>References</w:t>
      </w:r>
    </w:p>
    <w:p w14:paraId="68C08363" w14:textId="5CC1D334" w:rsidR="00D05681" w:rsidRPr="001D3F2B" w:rsidRDefault="005A5565" w:rsidP="00D05681">
      <w:pPr>
        <w:widowControl w:val="0"/>
        <w:autoSpaceDE w:val="0"/>
        <w:autoSpaceDN w:val="0"/>
        <w:adjustRightInd w:val="0"/>
        <w:spacing w:after="0" w:line="240" w:lineRule="auto"/>
        <w:ind w:left="640" w:hanging="640"/>
        <w:rPr>
          <w:rFonts w:ascii="Times New Roman" w:hAnsi="Times New Roman" w:cs="Times New Roman"/>
          <w:noProof/>
          <w:sz w:val="18"/>
          <w:szCs w:val="24"/>
          <w:lang w:val="fr-FR"/>
          <w:rPrChange w:id="42" w:author="Charlie Wright" w:date="2020-01-24T12:03:00Z">
            <w:rPr>
              <w:rFonts w:ascii="Times New Roman" w:hAnsi="Times New Roman" w:cs="Times New Roman"/>
              <w:noProof/>
              <w:sz w:val="18"/>
              <w:szCs w:val="24"/>
            </w:rPr>
          </w:rPrChange>
        </w:rPr>
      </w:pPr>
      <w:r w:rsidRPr="00151ED3">
        <w:rPr>
          <w:rFonts w:ascii="Times New Roman" w:hAnsi="Times New Roman" w:cs="Times New Roman"/>
          <w:sz w:val="18"/>
          <w:szCs w:val="18"/>
        </w:rPr>
        <w:fldChar w:fldCharType="begin" w:fldLock="1"/>
      </w:r>
      <w:r w:rsidRPr="00151ED3">
        <w:rPr>
          <w:rFonts w:ascii="Times New Roman" w:hAnsi="Times New Roman" w:cs="Times New Roman"/>
          <w:sz w:val="18"/>
          <w:szCs w:val="18"/>
        </w:rPr>
        <w:instrText xml:space="preserve">ADDIN Mendeley Bibliography CSL_BIBLIOGRAPHY </w:instrText>
      </w:r>
      <w:r w:rsidRPr="00151ED3">
        <w:rPr>
          <w:rFonts w:ascii="Times New Roman" w:hAnsi="Times New Roman" w:cs="Times New Roman"/>
          <w:sz w:val="18"/>
          <w:szCs w:val="18"/>
        </w:rPr>
        <w:fldChar w:fldCharType="separate"/>
      </w:r>
      <w:r w:rsidR="00D05681" w:rsidRPr="00D05681">
        <w:rPr>
          <w:rFonts w:ascii="Times New Roman" w:hAnsi="Times New Roman" w:cs="Times New Roman"/>
          <w:noProof/>
          <w:sz w:val="18"/>
          <w:szCs w:val="24"/>
        </w:rPr>
        <w:t>1.</w:t>
      </w:r>
      <w:r w:rsidR="00D05681" w:rsidRPr="00D05681">
        <w:rPr>
          <w:rFonts w:ascii="Times New Roman" w:hAnsi="Times New Roman" w:cs="Times New Roman"/>
          <w:noProof/>
          <w:sz w:val="18"/>
          <w:szCs w:val="24"/>
        </w:rPr>
        <w:tab/>
        <w:t xml:space="preserve">World Health Organization. WHO | World Malaria Report 2016. </w:t>
      </w:r>
      <w:r w:rsidR="00D05681" w:rsidRPr="001D3F2B">
        <w:rPr>
          <w:rFonts w:ascii="Times New Roman" w:hAnsi="Times New Roman" w:cs="Times New Roman"/>
          <w:i/>
          <w:iCs/>
          <w:noProof/>
          <w:sz w:val="18"/>
          <w:szCs w:val="24"/>
          <w:lang w:val="fr-FR"/>
          <w:rPrChange w:id="43" w:author="Charlie Wright" w:date="2020-01-24T12:03:00Z">
            <w:rPr>
              <w:rFonts w:ascii="Times New Roman" w:hAnsi="Times New Roman" w:cs="Times New Roman"/>
              <w:i/>
              <w:iCs/>
              <w:noProof/>
              <w:sz w:val="18"/>
              <w:szCs w:val="24"/>
            </w:rPr>
          </w:rPrChange>
        </w:rPr>
        <w:t>WHO</w:t>
      </w:r>
      <w:r w:rsidR="00D05681" w:rsidRPr="001D3F2B">
        <w:rPr>
          <w:rFonts w:ascii="Times New Roman" w:hAnsi="Times New Roman" w:cs="Times New Roman"/>
          <w:noProof/>
          <w:sz w:val="18"/>
          <w:szCs w:val="24"/>
          <w:lang w:val="fr-FR"/>
          <w:rPrChange w:id="44" w:author="Charlie Wright" w:date="2020-01-24T12:03:00Z">
            <w:rPr>
              <w:rFonts w:ascii="Times New Roman" w:hAnsi="Times New Roman" w:cs="Times New Roman"/>
              <w:noProof/>
              <w:sz w:val="18"/>
              <w:szCs w:val="24"/>
            </w:rPr>
          </w:rPrChange>
        </w:rPr>
        <w:t xml:space="preserve"> (2017).</w:t>
      </w:r>
    </w:p>
    <w:p w14:paraId="3C7D6EBE"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1D3F2B">
        <w:rPr>
          <w:rFonts w:ascii="Times New Roman" w:hAnsi="Times New Roman" w:cs="Times New Roman"/>
          <w:noProof/>
          <w:sz w:val="18"/>
          <w:szCs w:val="24"/>
          <w:lang w:val="fr-FR"/>
          <w:rPrChange w:id="45" w:author="Charlie Wright" w:date="2020-01-24T12:03:00Z">
            <w:rPr>
              <w:rFonts w:ascii="Times New Roman" w:hAnsi="Times New Roman" w:cs="Times New Roman"/>
              <w:noProof/>
              <w:sz w:val="18"/>
              <w:szCs w:val="24"/>
            </w:rPr>
          </w:rPrChange>
        </w:rPr>
        <w:t>2.</w:t>
      </w:r>
      <w:r w:rsidRPr="001D3F2B">
        <w:rPr>
          <w:rFonts w:ascii="Times New Roman" w:hAnsi="Times New Roman" w:cs="Times New Roman"/>
          <w:noProof/>
          <w:sz w:val="18"/>
          <w:szCs w:val="24"/>
          <w:lang w:val="fr-FR"/>
          <w:rPrChange w:id="46" w:author="Charlie Wright" w:date="2020-01-24T12:03:00Z">
            <w:rPr>
              <w:rFonts w:ascii="Times New Roman" w:hAnsi="Times New Roman" w:cs="Times New Roman"/>
              <w:noProof/>
              <w:sz w:val="18"/>
              <w:szCs w:val="24"/>
            </w:rPr>
          </w:rPrChange>
        </w:rPr>
        <w:tab/>
        <w:t xml:space="preserve">Phillips, M. A. </w:t>
      </w:r>
      <w:r w:rsidRPr="001D3F2B">
        <w:rPr>
          <w:rFonts w:ascii="Times New Roman" w:hAnsi="Times New Roman" w:cs="Times New Roman"/>
          <w:i/>
          <w:iCs/>
          <w:noProof/>
          <w:sz w:val="18"/>
          <w:szCs w:val="24"/>
          <w:lang w:val="fr-FR"/>
          <w:rPrChange w:id="47" w:author="Charlie Wright" w:date="2020-01-24T12:03:00Z">
            <w:rPr>
              <w:rFonts w:ascii="Times New Roman" w:hAnsi="Times New Roman" w:cs="Times New Roman"/>
              <w:i/>
              <w:iCs/>
              <w:noProof/>
              <w:sz w:val="18"/>
              <w:szCs w:val="24"/>
            </w:rPr>
          </w:rPrChange>
        </w:rPr>
        <w:t>et al.</w:t>
      </w:r>
      <w:r w:rsidRPr="001D3F2B">
        <w:rPr>
          <w:rFonts w:ascii="Times New Roman" w:hAnsi="Times New Roman" w:cs="Times New Roman"/>
          <w:noProof/>
          <w:sz w:val="18"/>
          <w:szCs w:val="24"/>
          <w:lang w:val="fr-FR"/>
          <w:rPrChange w:id="48" w:author="Charlie Wright" w:date="2020-01-24T12:03:00Z">
            <w:rPr>
              <w:rFonts w:ascii="Times New Roman" w:hAnsi="Times New Roman" w:cs="Times New Roman"/>
              <w:noProof/>
              <w:sz w:val="18"/>
              <w:szCs w:val="24"/>
            </w:rPr>
          </w:rPrChange>
        </w:rPr>
        <w:t xml:space="preserve"> Malaria. </w:t>
      </w:r>
      <w:r w:rsidRPr="001D3F2B">
        <w:rPr>
          <w:rFonts w:ascii="Times New Roman" w:hAnsi="Times New Roman" w:cs="Times New Roman"/>
          <w:i/>
          <w:iCs/>
          <w:noProof/>
          <w:sz w:val="18"/>
          <w:szCs w:val="24"/>
          <w:lang w:val="fr-FR"/>
          <w:rPrChange w:id="49" w:author="Charlie Wright" w:date="2020-01-24T12:03:00Z">
            <w:rPr>
              <w:rFonts w:ascii="Times New Roman" w:hAnsi="Times New Roman" w:cs="Times New Roman"/>
              <w:i/>
              <w:iCs/>
              <w:noProof/>
              <w:sz w:val="18"/>
              <w:szCs w:val="24"/>
            </w:rPr>
          </w:rPrChange>
        </w:rPr>
        <w:t xml:space="preserve">Nat. Rev. Dis. </w:t>
      </w:r>
      <w:r w:rsidRPr="00D05681">
        <w:rPr>
          <w:rFonts w:ascii="Times New Roman" w:hAnsi="Times New Roman" w:cs="Times New Roman"/>
          <w:i/>
          <w:iCs/>
          <w:noProof/>
          <w:sz w:val="18"/>
          <w:szCs w:val="24"/>
        </w:rPr>
        <w:t>Prim.</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3</w:t>
      </w:r>
      <w:r w:rsidRPr="00D05681">
        <w:rPr>
          <w:rFonts w:ascii="Times New Roman" w:hAnsi="Times New Roman" w:cs="Times New Roman"/>
          <w:noProof/>
          <w:sz w:val="18"/>
          <w:szCs w:val="24"/>
        </w:rPr>
        <w:t>, 17050 (2017).</w:t>
      </w:r>
    </w:p>
    <w:p w14:paraId="330E3994"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3.</w:t>
      </w:r>
      <w:r w:rsidRPr="00D05681">
        <w:rPr>
          <w:rFonts w:ascii="Times New Roman" w:hAnsi="Times New Roman" w:cs="Times New Roman"/>
          <w:noProof/>
          <w:sz w:val="18"/>
          <w:szCs w:val="24"/>
        </w:rPr>
        <w:tab/>
        <w:t>World malaria report 2019. Available at: https://www.who.int/news-room/feature-stories/detail/world-malaria-report-2019. (Accessed: 24th December 2019)</w:t>
      </w:r>
    </w:p>
    <w:p w14:paraId="43C3B257"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4.</w:t>
      </w:r>
      <w:r w:rsidRPr="00D05681">
        <w:rPr>
          <w:rFonts w:ascii="Times New Roman" w:hAnsi="Times New Roman" w:cs="Times New Roman"/>
          <w:noProof/>
          <w:sz w:val="18"/>
          <w:szCs w:val="24"/>
        </w:rPr>
        <w:tab/>
        <w:t xml:space="preserve">Battle, K. E.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Mapping the global endemicity and clinical burden of Plasmodium vivax, 2000–17: a spatial and temporal modelling study. </w:t>
      </w:r>
      <w:r w:rsidRPr="00D05681">
        <w:rPr>
          <w:rFonts w:ascii="Times New Roman" w:hAnsi="Times New Roman" w:cs="Times New Roman"/>
          <w:i/>
          <w:iCs/>
          <w:noProof/>
          <w:sz w:val="18"/>
          <w:szCs w:val="24"/>
        </w:rPr>
        <w:t>Lancet</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394</w:t>
      </w:r>
      <w:r w:rsidRPr="00D05681">
        <w:rPr>
          <w:rFonts w:ascii="Times New Roman" w:hAnsi="Times New Roman" w:cs="Times New Roman"/>
          <w:noProof/>
          <w:sz w:val="18"/>
          <w:szCs w:val="24"/>
        </w:rPr>
        <w:t>, 332–343 (2019).</w:t>
      </w:r>
    </w:p>
    <w:p w14:paraId="459D89B3"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5.</w:t>
      </w:r>
      <w:r w:rsidRPr="00D05681">
        <w:rPr>
          <w:rFonts w:ascii="Times New Roman" w:hAnsi="Times New Roman" w:cs="Times New Roman"/>
          <w:noProof/>
          <w:sz w:val="18"/>
          <w:szCs w:val="24"/>
        </w:rPr>
        <w:tab/>
        <w:t xml:space="preserve">Warrell, D. A. &amp; Gilles, H. M. </w:t>
      </w:r>
      <w:r w:rsidRPr="00D05681">
        <w:rPr>
          <w:rFonts w:ascii="Times New Roman" w:hAnsi="Times New Roman" w:cs="Times New Roman"/>
          <w:i/>
          <w:iCs/>
          <w:noProof/>
          <w:sz w:val="18"/>
          <w:szCs w:val="24"/>
        </w:rPr>
        <w:t>Essential Malariology</w:t>
      </w:r>
      <w:r w:rsidRPr="00D05681">
        <w:rPr>
          <w:rFonts w:ascii="Times New Roman" w:hAnsi="Times New Roman" w:cs="Times New Roman"/>
          <w:noProof/>
          <w:sz w:val="18"/>
          <w:szCs w:val="24"/>
        </w:rPr>
        <w:t>. (CRC Press, 2002).</w:t>
      </w:r>
    </w:p>
    <w:p w14:paraId="47B8668D"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6.</w:t>
      </w:r>
      <w:r w:rsidRPr="00D05681">
        <w:rPr>
          <w:rFonts w:ascii="Times New Roman" w:hAnsi="Times New Roman" w:cs="Times New Roman"/>
          <w:noProof/>
          <w:sz w:val="18"/>
          <w:szCs w:val="24"/>
        </w:rPr>
        <w:tab/>
        <w:t xml:space="preserve">Hay, S. I.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Developing Global Maps of the Dominant Anopheles Vectors of Human Malaria. </w:t>
      </w:r>
      <w:r w:rsidRPr="00D05681">
        <w:rPr>
          <w:rFonts w:ascii="Times New Roman" w:hAnsi="Times New Roman" w:cs="Times New Roman"/>
          <w:i/>
          <w:iCs/>
          <w:noProof/>
          <w:sz w:val="18"/>
          <w:szCs w:val="24"/>
        </w:rPr>
        <w:t>PLoS Med.</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7</w:t>
      </w:r>
      <w:r w:rsidRPr="00D05681">
        <w:rPr>
          <w:rFonts w:ascii="Times New Roman" w:hAnsi="Times New Roman" w:cs="Times New Roman"/>
          <w:noProof/>
          <w:sz w:val="18"/>
          <w:szCs w:val="24"/>
        </w:rPr>
        <w:t>, e1000209 (2010).</w:t>
      </w:r>
    </w:p>
    <w:p w14:paraId="084316DA"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7.</w:t>
      </w:r>
      <w:r w:rsidRPr="00D05681">
        <w:rPr>
          <w:rFonts w:ascii="Times New Roman" w:hAnsi="Times New Roman" w:cs="Times New Roman"/>
          <w:noProof/>
          <w:sz w:val="18"/>
          <w:szCs w:val="24"/>
        </w:rPr>
        <w:tab/>
        <w:t xml:space="preserve">Sinka, M. E. Global Distribution of the Dominant Vector Species of Malaria. in </w:t>
      </w:r>
      <w:r w:rsidRPr="00D05681">
        <w:rPr>
          <w:rFonts w:ascii="Times New Roman" w:hAnsi="Times New Roman" w:cs="Times New Roman"/>
          <w:i/>
          <w:iCs/>
          <w:noProof/>
          <w:sz w:val="18"/>
          <w:szCs w:val="24"/>
        </w:rPr>
        <w:t>Anopheles mosquitoes - New insights into malaria vectors</w:t>
      </w:r>
      <w:r w:rsidRPr="00D05681">
        <w:rPr>
          <w:rFonts w:ascii="Times New Roman" w:hAnsi="Times New Roman" w:cs="Times New Roman"/>
          <w:noProof/>
          <w:sz w:val="18"/>
          <w:szCs w:val="24"/>
        </w:rPr>
        <w:t xml:space="preserve"> (InTech, 2013). doi:10.5772/54163</w:t>
      </w:r>
    </w:p>
    <w:p w14:paraId="10D064B1"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1D3F2B">
        <w:rPr>
          <w:rFonts w:ascii="Times New Roman" w:hAnsi="Times New Roman" w:cs="Times New Roman"/>
          <w:noProof/>
          <w:sz w:val="18"/>
          <w:szCs w:val="24"/>
          <w:lang w:val="fr-FR"/>
          <w:rPrChange w:id="50" w:author="Charlie Wright" w:date="2020-01-24T12:03:00Z">
            <w:rPr>
              <w:rFonts w:ascii="Times New Roman" w:hAnsi="Times New Roman" w:cs="Times New Roman"/>
              <w:noProof/>
              <w:sz w:val="18"/>
              <w:szCs w:val="24"/>
            </w:rPr>
          </w:rPrChange>
        </w:rPr>
        <w:t>8.</w:t>
      </w:r>
      <w:r w:rsidRPr="001D3F2B">
        <w:rPr>
          <w:rFonts w:ascii="Times New Roman" w:hAnsi="Times New Roman" w:cs="Times New Roman"/>
          <w:noProof/>
          <w:sz w:val="18"/>
          <w:szCs w:val="24"/>
          <w:lang w:val="fr-FR"/>
          <w:rPrChange w:id="51" w:author="Charlie Wright" w:date="2020-01-24T12:03:00Z">
            <w:rPr>
              <w:rFonts w:ascii="Times New Roman" w:hAnsi="Times New Roman" w:cs="Times New Roman"/>
              <w:noProof/>
              <w:sz w:val="18"/>
              <w:szCs w:val="24"/>
            </w:rPr>
          </w:rPrChange>
        </w:rPr>
        <w:tab/>
        <w:t xml:space="preserve">Sinka, M. E. </w:t>
      </w:r>
      <w:r w:rsidRPr="001D3F2B">
        <w:rPr>
          <w:rFonts w:ascii="Times New Roman" w:hAnsi="Times New Roman" w:cs="Times New Roman"/>
          <w:i/>
          <w:iCs/>
          <w:noProof/>
          <w:sz w:val="18"/>
          <w:szCs w:val="24"/>
          <w:lang w:val="fr-FR"/>
          <w:rPrChange w:id="52" w:author="Charlie Wright" w:date="2020-01-24T12:03:00Z">
            <w:rPr>
              <w:rFonts w:ascii="Times New Roman" w:hAnsi="Times New Roman" w:cs="Times New Roman"/>
              <w:i/>
              <w:iCs/>
              <w:noProof/>
              <w:sz w:val="18"/>
              <w:szCs w:val="24"/>
            </w:rPr>
          </w:rPrChange>
        </w:rPr>
        <w:t>et al.</w:t>
      </w:r>
      <w:r w:rsidRPr="001D3F2B">
        <w:rPr>
          <w:rFonts w:ascii="Times New Roman" w:hAnsi="Times New Roman" w:cs="Times New Roman"/>
          <w:noProof/>
          <w:sz w:val="18"/>
          <w:szCs w:val="24"/>
          <w:lang w:val="fr-FR"/>
          <w:rPrChange w:id="53" w:author="Charlie Wright" w:date="2020-01-24T12:03:00Z">
            <w:rPr>
              <w:rFonts w:ascii="Times New Roman" w:hAnsi="Times New Roman" w:cs="Times New Roman"/>
              <w:noProof/>
              <w:sz w:val="18"/>
              <w:szCs w:val="24"/>
            </w:rPr>
          </w:rPrChange>
        </w:rPr>
        <w:t xml:space="preserve"> </w:t>
      </w:r>
      <w:r w:rsidRPr="00D05681">
        <w:rPr>
          <w:rFonts w:ascii="Times New Roman" w:hAnsi="Times New Roman" w:cs="Times New Roman"/>
          <w:noProof/>
          <w:sz w:val="18"/>
          <w:szCs w:val="24"/>
        </w:rPr>
        <w:t xml:space="preserve">A global map of dominant malaria vectors. </w:t>
      </w:r>
      <w:r w:rsidRPr="00D05681">
        <w:rPr>
          <w:rFonts w:ascii="Times New Roman" w:hAnsi="Times New Roman" w:cs="Times New Roman"/>
          <w:i/>
          <w:iCs/>
          <w:noProof/>
          <w:sz w:val="18"/>
          <w:szCs w:val="24"/>
        </w:rPr>
        <w:t>Parasit. Vectors</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5</w:t>
      </w:r>
      <w:r w:rsidRPr="00D05681">
        <w:rPr>
          <w:rFonts w:ascii="Times New Roman" w:hAnsi="Times New Roman" w:cs="Times New Roman"/>
          <w:noProof/>
          <w:sz w:val="18"/>
          <w:szCs w:val="24"/>
        </w:rPr>
        <w:t>, 69 (2012).</w:t>
      </w:r>
    </w:p>
    <w:p w14:paraId="25B39652"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9.</w:t>
      </w:r>
      <w:r w:rsidRPr="00D05681">
        <w:rPr>
          <w:rFonts w:ascii="Times New Roman" w:hAnsi="Times New Roman" w:cs="Times New Roman"/>
          <w:noProof/>
          <w:sz w:val="18"/>
          <w:szCs w:val="24"/>
        </w:rPr>
        <w:tab/>
        <w:t xml:space="preserve">Kraemer, M. U. G.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Past and future spread of the arbovirus vectors Aedes aegypti and Aedes albopictus. </w:t>
      </w:r>
      <w:r w:rsidRPr="00D05681">
        <w:rPr>
          <w:rFonts w:ascii="Times New Roman" w:hAnsi="Times New Roman" w:cs="Times New Roman"/>
          <w:i/>
          <w:iCs/>
          <w:noProof/>
          <w:sz w:val="18"/>
          <w:szCs w:val="24"/>
        </w:rPr>
        <w:t>Nat. Microbiol.</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4</w:t>
      </w:r>
      <w:r w:rsidRPr="00D05681">
        <w:rPr>
          <w:rFonts w:ascii="Times New Roman" w:hAnsi="Times New Roman" w:cs="Times New Roman"/>
          <w:noProof/>
          <w:sz w:val="18"/>
          <w:szCs w:val="24"/>
        </w:rPr>
        <w:t>, 854–863 (2019).</w:t>
      </w:r>
    </w:p>
    <w:p w14:paraId="759A8E38"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10.</w:t>
      </w:r>
      <w:r w:rsidRPr="00D05681">
        <w:rPr>
          <w:rFonts w:ascii="Times New Roman" w:hAnsi="Times New Roman" w:cs="Times New Roman"/>
          <w:noProof/>
          <w:sz w:val="18"/>
          <w:szCs w:val="24"/>
        </w:rPr>
        <w:tab/>
        <w:t xml:space="preserve">Koenraadt, C. J. ., Githeko, A. . &amp; Takken, W. The effects of rainfall and evapotranspiration on the temporal dynamics of Anopheles gambiae s.s. and Anopheles arabiensis in a Kenyan village. </w:t>
      </w:r>
      <w:r w:rsidRPr="00D05681">
        <w:rPr>
          <w:rFonts w:ascii="Times New Roman" w:hAnsi="Times New Roman" w:cs="Times New Roman"/>
          <w:i/>
          <w:iCs/>
          <w:noProof/>
          <w:sz w:val="18"/>
          <w:szCs w:val="24"/>
        </w:rPr>
        <w:t>Acta Trop.</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90</w:t>
      </w:r>
      <w:r w:rsidRPr="00D05681">
        <w:rPr>
          <w:rFonts w:ascii="Times New Roman" w:hAnsi="Times New Roman" w:cs="Times New Roman"/>
          <w:noProof/>
          <w:sz w:val="18"/>
          <w:szCs w:val="24"/>
        </w:rPr>
        <w:t>, 141–153 (2004).</w:t>
      </w:r>
    </w:p>
    <w:p w14:paraId="454EF0A8"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11.</w:t>
      </w:r>
      <w:r w:rsidRPr="00D05681">
        <w:rPr>
          <w:rFonts w:ascii="Times New Roman" w:hAnsi="Times New Roman" w:cs="Times New Roman"/>
          <w:noProof/>
          <w:sz w:val="18"/>
          <w:szCs w:val="24"/>
        </w:rPr>
        <w:tab/>
        <w:t xml:space="preserve">Das, M. K.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Malaria epidemiology in an area of stable transmission in tribal population of Jharkhand, India. </w:t>
      </w:r>
      <w:r w:rsidRPr="00D05681">
        <w:rPr>
          <w:rFonts w:ascii="Times New Roman" w:hAnsi="Times New Roman" w:cs="Times New Roman"/>
          <w:i/>
          <w:iCs/>
          <w:noProof/>
          <w:sz w:val="18"/>
          <w:szCs w:val="24"/>
        </w:rPr>
        <w:t>Malar. J.</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16</w:t>
      </w:r>
      <w:r w:rsidRPr="00D05681">
        <w:rPr>
          <w:rFonts w:ascii="Times New Roman" w:hAnsi="Times New Roman" w:cs="Times New Roman"/>
          <w:noProof/>
          <w:sz w:val="18"/>
          <w:szCs w:val="24"/>
        </w:rPr>
        <w:t>, 181 (2017).</w:t>
      </w:r>
    </w:p>
    <w:p w14:paraId="00732FAE"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12.</w:t>
      </w:r>
      <w:r w:rsidRPr="00D05681">
        <w:rPr>
          <w:rFonts w:ascii="Times New Roman" w:hAnsi="Times New Roman" w:cs="Times New Roman"/>
          <w:noProof/>
          <w:sz w:val="18"/>
          <w:szCs w:val="24"/>
        </w:rPr>
        <w:tab/>
        <w:t xml:space="preserve">Wilson, A. L. &amp; IPTc Taskforce. A Systematic Review and Meta-Analysis of the Efficacy and Safety of Intermittent Preventive Treatment of Malaria in Children (IPTc). </w:t>
      </w:r>
      <w:r w:rsidRPr="00D05681">
        <w:rPr>
          <w:rFonts w:ascii="Times New Roman" w:hAnsi="Times New Roman" w:cs="Times New Roman"/>
          <w:i/>
          <w:iCs/>
          <w:noProof/>
          <w:sz w:val="18"/>
          <w:szCs w:val="24"/>
        </w:rPr>
        <w:t>PLoS One</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6</w:t>
      </w:r>
      <w:r w:rsidRPr="00D05681">
        <w:rPr>
          <w:rFonts w:ascii="Times New Roman" w:hAnsi="Times New Roman" w:cs="Times New Roman"/>
          <w:noProof/>
          <w:sz w:val="18"/>
          <w:szCs w:val="24"/>
        </w:rPr>
        <w:t>, e16976 (2011).</w:t>
      </w:r>
    </w:p>
    <w:p w14:paraId="5DF8E719"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13.</w:t>
      </w:r>
      <w:r w:rsidRPr="00D05681">
        <w:rPr>
          <w:rFonts w:ascii="Times New Roman" w:hAnsi="Times New Roman" w:cs="Times New Roman"/>
          <w:noProof/>
          <w:sz w:val="18"/>
          <w:szCs w:val="24"/>
        </w:rPr>
        <w:tab/>
        <w:t xml:space="preserve">Ross, A., Maire, N., Sicuri, E., Smith, T. &amp; Conteh, L. Determinants of the cost-effectiveness of intermittent preventive treatment for malaria in infants and children. </w:t>
      </w:r>
      <w:r w:rsidRPr="00D05681">
        <w:rPr>
          <w:rFonts w:ascii="Times New Roman" w:hAnsi="Times New Roman" w:cs="Times New Roman"/>
          <w:i/>
          <w:iCs/>
          <w:noProof/>
          <w:sz w:val="18"/>
          <w:szCs w:val="24"/>
        </w:rPr>
        <w:t>PLoS One</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6</w:t>
      </w:r>
      <w:r w:rsidRPr="00D05681">
        <w:rPr>
          <w:rFonts w:ascii="Times New Roman" w:hAnsi="Times New Roman" w:cs="Times New Roman"/>
          <w:noProof/>
          <w:sz w:val="18"/>
          <w:szCs w:val="24"/>
        </w:rPr>
        <w:t>, (2011).</w:t>
      </w:r>
    </w:p>
    <w:p w14:paraId="30C68F76"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14.</w:t>
      </w:r>
      <w:r w:rsidRPr="00D05681">
        <w:rPr>
          <w:rFonts w:ascii="Times New Roman" w:hAnsi="Times New Roman" w:cs="Times New Roman"/>
          <w:noProof/>
          <w:sz w:val="18"/>
          <w:szCs w:val="24"/>
        </w:rPr>
        <w:tab/>
        <w:t xml:space="preserve">Pluess, B., Tanser, F. C., Lengeler, C. &amp; Sharp, B. L. Indoor residual spraying for preventing malaria. </w:t>
      </w:r>
      <w:r w:rsidRPr="00D05681">
        <w:rPr>
          <w:rFonts w:ascii="Times New Roman" w:hAnsi="Times New Roman" w:cs="Times New Roman"/>
          <w:i/>
          <w:iCs/>
          <w:noProof/>
          <w:sz w:val="18"/>
          <w:szCs w:val="24"/>
        </w:rPr>
        <w:t>Cochrane Database Syst. Rev.</w:t>
      </w:r>
      <w:r w:rsidRPr="00D05681">
        <w:rPr>
          <w:rFonts w:ascii="Times New Roman" w:hAnsi="Times New Roman" w:cs="Times New Roman"/>
          <w:noProof/>
          <w:sz w:val="18"/>
          <w:szCs w:val="24"/>
        </w:rPr>
        <w:t xml:space="preserve"> (2010). doi:10.1002/14651858.CD006657.pub2</w:t>
      </w:r>
    </w:p>
    <w:p w14:paraId="4C7A7DF4"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15.</w:t>
      </w:r>
      <w:r w:rsidRPr="00D05681">
        <w:rPr>
          <w:rFonts w:ascii="Times New Roman" w:hAnsi="Times New Roman" w:cs="Times New Roman"/>
          <w:noProof/>
          <w:sz w:val="18"/>
          <w:szCs w:val="24"/>
        </w:rPr>
        <w:tab/>
        <w:t xml:space="preserve">Health Organization, W. </w:t>
      </w:r>
      <w:r w:rsidRPr="00D05681">
        <w:rPr>
          <w:rFonts w:ascii="Times New Roman" w:hAnsi="Times New Roman" w:cs="Times New Roman"/>
          <w:i/>
          <w:iCs/>
          <w:noProof/>
          <w:sz w:val="18"/>
          <w:szCs w:val="24"/>
        </w:rPr>
        <w:t>AN OPERATIONAL MANUAL FOR INDOOR RESIDUAL SPRAYING (IRS) FOR MALARIA TRANSMISSION CONTROL AND ELIMINATION SECOND EDITION INDOOR RESIDUAL SPRAYING</w:t>
      </w:r>
      <w:r w:rsidRPr="00D05681">
        <w:rPr>
          <w:rFonts w:ascii="Times New Roman" w:hAnsi="Times New Roman" w:cs="Times New Roman"/>
          <w:noProof/>
          <w:sz w:val="18"/>
          <w:szCs w:val="24"/>
        </w:rPr>
        <w:t>.</w:t>
      </w:r>
    </w:p>
    <w:p w14:paraId="123EDC8D"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16.</w:t>
      </w:r>
      <w:r w:rsidRPr="00D05681">
        <w:rPr>
          <w:rFonts w:ascii="Times New Roman" w:hAnsi="Times New Roman" w:cs="Times New Roman"/>
          <w:noProof/>
          <w:sz w:val="18"/>
          <w:szCs w:val="24"/>
        </w:rPr>
        <w:tab/>
        <w:t xml:space="preserve">WHO | High burden to high impact: a targeted malaria response. </w:t>
      </w:r>
      <w:r w:rsidRPr="00D05681">
        <w:rPr>
          <w:rFonts w:ascii="Times New Roman" w:hAnsi="Times New Roman" w:cs="Times New Roman"/>
          <w:i/>
          <w:iCs/>
          <w:noProof/>
          <w:sz w:val="18"/>
          <w:szCs w:val="24"/>
        </w:rPr>
        <w:t>WHO</w:t>
      </w:r>
      <w:r w:rsidRPr="00D05681">
        <w:rPr>
          <w:rFonts w:ascii="Times New Roman" w:hAnsi="Times New Roman" w:cs="Times New Roman"/>
          <w:noProof/>
          <w:sz w:val="18"/>
          <w:szCs w:val="24"/>
        </w:rPr>
        <w:t xml:space="preserve"> (2019).</w:t>
      </w:r>
    </w:p>
    <w:p w14:paraId="109FB7B6"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17.</w:t>
      </w:r>
      <w:r w:rsidRPr="00D05681">
        <w:rPr>
          <w:rFonts w:ascii="Times New Roman" w:hAnsi="Times New Roman" w:cs="Times New Roman"/>
          <w:noProof/>
          <w:sz w:val="18"/>
          <w:szCs w:val="24"/>
        </w:rPr>
        <w:tab/>
        <w:t xml:space="preserve">Gimnig, J. E., Ombok, M., Kamau, L. &amp; Hawley, W. A. Characteristics of larval anopheline (Diptera: Culicidae) habitats in Western Kenya. </w:t>
      </w:r>
      <w:r w:rsidRPr="00D05681">
        <w:rPr>
          <w:rFonts w:ascii="Times New Roman" w:hAnsi="Times New Roman" w:cs="Times New Roman"/>
          <w:i/>
          <w:iCs/>
          <w:noProof/>
          <w:sz w:val="18"/>
          <w:szCs w:val="24"/>
        </w:rPr>
        <w:t>J. Med. Entomol.</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38</w:t>
      </w:r>
      <w:r w:rsidRPr="00D05681">
        <w:rPr>
          <w:rFonts w:ascii="Times New Roman" w:hAnsi="Times New Roman" w:cs="Times New Roman"/>
          <w:noProof/>
          <w:sz w:val="18"/>
          <w:szCs w:val="24"/>
        </w:rPr>
        <w:t>, 282–8 (2001).</w:t>
      </w:r>
    </w:p>
    <w:p w14:paraId="5A577438"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18.</w:t>
      </w:r>
      <w:r w:rsidRPr="00D05681">
        <w:rPr>
          <w:rFonts w:ascii="Times New Roman" w:hAnsi="Times New Roman" w:cs="Times New Roman"/>
          <w:noProof/>
          <w:sz w:val="18"/>
          <w:szCs w:val="24"/>
        </w:rPr>
        <w:tab/>
        <w:t xml:space="preserve">Appawu, M.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Malaria transmission dynamics at a site in northern Ghana proposed for testing malaria vaccines. </w:t>
      </w:r>
      <w:r w:rsidRPr="00D05681">
        <w:rPr>
          <w:rFonts w:ascii="Times New Roman" w:hAnsi="Times New Roman" w:cs="Times New Roman"/>
          <w:i/>
          <w:iCs/>
          <w:noProof/>
          <w:sz w:val="18"/>
          <w:szCs w:val="24"/>
        </w:rPr>
        <w:t>Trop. Med. Int. Heal.</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9</w:t>
      </w:r>
      <w:r w:rsidRPr="00D05681">
        <w:rPr>
          <w:rFonts w:ascii="Times New Roman" w:hAnsi="Times New Roman" w:cs="Times New Roman"/>
          <w:noProof/>
          <w:sz w:val="18"/>
          <w:szCs w:val="24"/>
        </w:rPr>
        <w:t>, 164–170 (2004).</w:t>
      </w:r>
    </w:p>
    <w:p w14:paraId="68125D89"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19.</w:t>
      </w:r>
      <w:r w:rsidRPr="00D05681">
        <w:rPr>
          <w:rFonts w:ascii="Times New Roman" w:hAnsi="Times New Roman" w:cs="Times New Roman"/>
          <w:noProof/>
          <w:sz w:val="18"/>
          <w:szCs w:val="24"/>
        </w:rPr>
        <w:tab/>
        <w:t xml:space="preserve">Okello, P. E.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Variation in malaria transmission intensity in seven sites throughout Uganda. </w:t>
      </w:r>
      <w:r w:rsidRPr="00D05681">
        <w:rPr>
          <w:rFonts w:ascii="Times New Roman" w:hAnsi="Times New Roman" w:cs="Times New Roman"/>
          <w:i/>
          <w:iCs/>
          <w:noProof/>
          <w:sz w:val="18"/>
          <w:szCs w:val="24"/>
        </w:rPr>
        <w:t>Am. J. Trop. Med. Hyg.</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75</w:t>
      </w:r>
      <w:r w:rsidRPr="00D05681">
        <w:rPr>
          <w:rFonts w:ascii="Times New Roman" w:hAnsi="Times New Roman" w:cs="Times New Roman"/>
          <w:noProof/>
          <w:sz w:val="18"/>
          <w:szCs w:val="24"/>
        </w:rPr>
        <w:t>, 219–225 (2006).</w:t>
      </w:r>
    </w:p>
    <w:p w14:paraId="239B3EC4"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20.</w:t>
      </w:r>
      <w:r w:rsidRPr="00D05681">
        <w:rPr>
          <w:rFonts w:ascii="Times New Roman" w:hAnsi="Times New Roman" w:cs="Times New Roman"/>
          <w:noProof/>
          <w:sz w:val="18"/>
          <w:szCs w:val="24"/>
        </w:rPr>
        <w:tab/>
        <w:t xml:space="preserve">White, M. T.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Modelling the impact of vector control interventions on Anopheles gambiae population dynamics. </w:t>
      </w:r>
      <w:r w:rsidRPr="00D05681">
        <w:rPr>
          <w:rFonts w:ascii="Times New Roman" w:hAnsi="Times New Roman" w:cs="Times New Roman"/>
          <w:i/>
          <w:iCs/>
          <w:noProof/>
          <w:sz w:val="18"/>
          <w:szCs w:val="24"/>
        </w:rPr>
        <w:t>Parasit. Vectors</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4</w:t>
      </w:r>
      <w:r w:rsidRPr="00D05681">
        <w:rPr>
          <w:rFonts w:ascii="Times New Roman" w:hAnsi="Times New Roman" w:cs="Times New Roman"/>
          <w:noProof/>
          <w:sz w:val="18"/>
          <w:szCs w:val="24"/>
        </w:rPr>
        <w:t>, 153 (2011).</w:t>
      </w:r>
    </w:p>
    <w:p w14:paraId="15C3B18F"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21.</w:t>
      </w:r>
      <w:r w:rsidRPr="00D05681">
        <w:rPr>
          <w:rFonts w:ascii="Times New Roman" w:hAnsi="Times New Roman" w:cs="Times New Roman"/>
          <w:noProof/>
          <w:sz w:val="18"/>
          <w:szCs w:val="24"/>
        </w:rPr>
        <w:tab/>
        <w:t xml:space="preserve">Singh, N., Mishra, A. K., Chand, S. K. &amp; Sharma, V. P. Population dynamics of Anopheles culicifacies and malaria in the tribal area of central India. </w:t>
      </w:r>
      <w:r w:rsidRPr="00D05681">
        <w:rPr>
          <w:rFonts w:ascii="Times New Roman" w:hAnsi="Times New Roman" w:cs="Times New Roman"/>
          <w:i/>
          <w:iCs/>
          <w:noProof/>
          <w:sz w:val="18"/>
          <w:szCs w:val="24"/>
        </w:rPr>
        <w:t>J. Am. Mosq. Control Assoc.</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15</w:t>
      </w:r>
      <w:r w:rsidRPr="00D05681">
        <w:rPr>
          <w:rFonts w:ascii="Times New Roman" w:hAnsi="Times New Roman" w:cs="Times New Roman"/>
          <w:noProof/>
          <w:sz w:val="18"/>
          <w:szCs w:val="24"/>
        </w:rPr>
        <w:t>, 283–90 (1999).</w:t>
      </w:r>
    </w:p>
    <w:p w14:paraId="0F7F71F3"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22.</w:t>
      </w:r>
      <w:r w:rsidRPr="00D05681">
        <w:rPr>
          <w:rFonts w:ascii="Times New Roman" w:hAnsi="Times New Roman" w:cs="Times New Roman"/>
          <w:noProof/>
          <w:sz w:val="18"/>
          <w:szCs w:val="24"/>
        </w:rPr>
        <w:tab/>
        <w:t xml:space="preserve">Obsomer, V., Defourny, P. &amp; Coosemans, M. The Anopheles dirus complex: spatial distribution and environmental drivers. </w:t>
      </w:r>
      <w:r w:rsidRPr="00D05681">
        <w:rPr>
          <w:rFonts w:ascii="Times New Roman" w:hAnsi="Times New Roman" w:cs="Times New Roman"/>
          <w:i/>
          <w:iCs/>
          <w:noProof/>
          <w:sz w:val="18"/>
          <w:szCs w:val="24"/>
        </w:rPr>
        <w:t>Malar. J.</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6</w:t>
      </w:r>
      <w:r w:rsidRPr="00D05681">
        <w:rPr>
          <w:rFonts w:ascii="Times New Roman" w:hAnsi="Times New Roman" w:cs="Times New Roman"/>
          <w:noProof/>
          <w:sz w:val="18"/>
          <w:szCs w:val="24"/>
        </w:rPr>
        <w:t>, 26 (2007).</w:t>
      </w:r>
    </w:p>
    <w:p w14:paraId="27433731"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23.</w:t>
      </w:r>
      <w:r w:rsidRPr="00D05681">
        <w:rPr>
          <w:rFonts w:ascii="Times New Roman" w:hAnsi="Times New Roman" w:cs="Times New Roman"/>
          <w:noProof/>
          <w:sz w:val="18"/>
          <w:szCs w:val="24"/>
        </w:rPr>
        <w:tab/>
        <w:t xml:space="preserve">Cairns, M.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Estimating the potential public health impact of seasonal malaria chemoprevention in African children. </w:t>
      </w:r>
      <w:r w:rsidRPr="00D05681">
        <w:rPr>
          <w:rFonts w:ascii="Times New Roman" w:hAnsi="Times New Roman" w:cs="Times New Roman"/>
          <w:i/>
          <w:iCs/>
          <w:noProof/>
          <w:sz w:val="18"/>
          <w:szCs w:val="24"/>
        </w:rPr>
        <w:t>Nat. Commun.</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3</w:t>
      </w:r>
      <w:r w:rsidRPr="00D05681">
        <w:rPr>
          <w:rFonts w:ascii="Times New Roman" w:hAnsi="Times New Roman" w:cs="Times New Roman"/>
          <w:noProof/>
          <w:sz w:val="18"/>
          <w:szCs w:val="24"/>
        </w:rPr>
        <w:t>, 881 (2012).</w:t>
      </w:r>
    </w:p>
    <w:p w14:paraId="58A92A51"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24.</w:t>
      </w:r>
      <w:r w:rsidRPr="00D05681">
        <w:rPr>
          <w:rFonts w:ascii="Times New Roman" w:hAnsi="Times New Roman" w:cs="Times New Roman"/>
          <w:noProof/>
          <w:sz w:val="18"/>
          <w:szCs w:val="24"/>
        </w:rPr>
        <w:tab/>
        <w:t xml:space="preserve">Cohuet, A.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High Malaria Transmission Intensity Due to Anopheles funestus (Diptera: Culicidae) in a Village of Savannah–Forest Transition Area in Cameroon . </w:t>
      </w:r>
      <w:r w:rsidRPr="00D05681">
        <w:rPr>
          <w:rFonts w:ascii="Times New Roman" w:hAnsi="Times New Roman" w:cs="Times New Roman"/>
          <w:i/>
          <w:iCs/>
          <w:noProof/>
          <w:sz w:val="18"/>
          <w:szCs w:val="24"/>
        </w:rPr>
        <w:t>J. Med. Entomol.</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41</w:t>
      </w:r>
      <w:r w:rsidRPr="00D05681">
        <w:rPr>
          <w:rFonts w:ascii="Times New Roman" w:hAnsi="Times New Roman" w:cs="Times New Roman"/>
          <w:noProof/>
          <w:sz w:val="18"/>
          <w:szCs w:val="24"/>
        </w:rPr>
        <w:t>, 901–905 (2004).</w:t>
      </w:r>
    </w:p>
    <w:p w14:paraId="6CC94542"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25.</w:t>
      </w:r>
      <w:r w:rsidRPr="00D05681">
        <w:rPr>
          <w:rFonts w:ascii="Times New Roman" w:hAnsi="Times New Roman" w:cs="Times New Roman"/>
          <w:noProof/>
          <w:sz w:val="18"/>
          <w:szCs w:val="24"/>
        </w:rPr>
        <w:tab/>
        <w:t xml:space="preserve">Mendis, C.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Anopheles arabiensis and An. funestus are equally important vectors of malaria in Matola coastal suburb of Maputo, southern Mozambique. </w:t>
      </w:r>
      <w:r w:rsidRPr="00D05681">
        <w:rPr>
          <w:rFonts w:ascii="Times New Roman" w:hAnsi="Times New Roman" w:cs="Times New Roman"/>
          <w:i/>
          <w:iCs/>
          <w:noProof/>
          <w:sz w:val="18"/>
          <w:szCs w:val="24"/>
        </w:rPr>
        <w:t>Med. Vet. Entomol.</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14</w:t>
      </w:r>
      <w:r w:rsidRPr="00D05681">
        <w:rPr>
          <w:rFonts w:ascii="Times New Roman" w:hAnsi="Times New Roman" w:cs="Times New Roman"/>
          <w:noProof/>
          <w:sz w:val="18"/>
          <w:szCs w:val="24"/>
        </w:rPr>
        <w:t>, 171–180 (2000).</w:t>
      </w:r>
    </w:p>
    <w:p w14:paraId="0072DB08"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26.</w:t>
      </w:r>
      <w:r w:rsidRPr="00D05681">
        <w:rPr>
          <w:rFonts w:ascii="Times New Roman" w:hAnsi="Times New Roman" w:cs="Times New Roman"/>
          <w:noProof/>
          <w:sz w:val="18"/>
          <w:szCs w:val="24"/>
        </w:rPr>
        <w:tab/>
        <w:t xml:space="preserve">Sinka, M. E.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The dominant Anopheles vectors of human malaria in Africa, Europe and the Middle East: occurrence data, distribution maps and bionomic précis. </w:t>
      </w:r>
      <w:r w:rsidRPr="00D05681">
        <w:rPr>
          <w:rFonts w:ascii="Times New Roman" w:hAnsi="Times New Roman" w:cs="Times New Roman"/>
          <w:i/>
          <w:iCs/>
          <w:noProof/>
          <w:sz w:val="18"/>
          <w:szCs w:val="24"/>
        </w:rPr>
        <w:t>Parasit. Vectors</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3</w:t>
      </w:r>
      <w:r w:rsidRPr="00D05681">
        <w:rPr>
          <w:rFonts w:ascii="Times New Roman" w:hAnsi="Times New Roman" w:cs="Times New Roman"/>
          <w:noProof/>
          <w:sz w:val="18"/>
          <w:szCs w:val="24"/>
        </w:rPr>
        <w:t>, 117 (2010).</w:t>
      </w:r>
    </w:p>
    <w:p w14:paraId="514984AB"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27.</w:t>
      </w:r>
      <w:r w:rsidRPr="00D05681">
        <w:rPr>
          <w:rFonts w:ascii="Times New Roman" w:hAnsi="Times New Roman" w:cs="Times New Roman"/>
          <w:noProof/>
          <w:sz w:val="18"/>
          <w:szCs w:val="24"/>
        </w:rPr>
        <w:tab/>
        <w:t xml:space="preserve">Sahu, S. S.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Bionomics of anopheles fluviatilis and anopheles culicifacies (Diptera: Culicidae) in relation to malaria transmission in east-central India. </w:t>
      </w:r>
      <w:r w:rsidRPr="00D05681">
        <w:rPr>
          <w:rFonts w:ascii="Times New Roman" w:hAnsi="Times New Roman" w:cs="Times New Roman"/>
          <w:i/>
          <w:iCs/>
          <w:noProof/>
          <w:sz w:val="18"/>
          <w:szCs w:val="24"/>
        </w:rPr>
        <w:t>J. Med. Entomol.</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54</w:t>
      </w:r>
      <w:r w:rsidRPr="00D05681">
        <w:rPr>
          <w:rFonts w:ascii="Times New Roman" w:hAnsi="Times New Roman" w:cs="Times New Roman"/>
          <w:noProof/>
          <w:sz w:val="18"/>
          <w:szCs w:val="24"/>
        </w:rPr>
        <w:t>, 821–830 (2017).</w:t>
      </w:r>
    </w:p>
    <w:p w14:paraId="0C7367E5"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28.</w:t>
      </w:r>
      <w:r w:rsidRPr="00D05681">
        <w:rPr>
          <w:rFonts w:ascii="Times New Roman" w:hAnsi="Times New Roman" w:cs="Times New Roman"/>
          <w:noProof/>
          <w:sz w:val="18"/>
          <w:szCs w:val="24"/>
        </w:rPr>
        <w:tab/>
        <w:t xml:space="preserve">Misra, S. P., Nandi, J., Narasimham, M. V &amp; Rajagopal, R. D Malaria transmission in Nagaland, India. Part-I--Anophelines and their seasonality. </w:t>
      </w:r>
      <w:r w:rsidRPr="00D05681">
        <w:rPr>
          <w:rFonts w:ascii="Times New Roman" w:hAnsi="Times New Roman" w:cs="Times New Roman"/>
          <w:i/>
          <w:iCs/>
          <w:noProof/>
          <w:sz w:val="18"/>
          <w:szCs w:val="24"/>
        </w:rPr>
        <w:t>J. Commun. Dis.</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25</w:t>
      </w:r>
      <w:r w:rsidRPr="00D05681">
        <w:rPr>
          <w:rFonts w:ascii="Times New Roman" w:hAnsi="Times New Roman" w:cs="Times New Roman"/>
          <w:noProof/>
          <w:sz w:val="18"/>
          <w:szCs w:val="24"/>
        </w:rPr>
        <w:t>, 62–66 (1993).</w:t>
      </w:r>
    </w:p>
    <w:p w14:paraId="42657DFB"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29.</w:t>
      </w:r>
      <w:r w:rsidRPr="00D05681">
        <w:rPr>
          <w:rFonts w:ascii="Times New Roman" w:hAnsi="Times New Roman" w:cs="Times New Roman"/>
          <w:noProof/>
          <w:sz w:val="18"/>
          <w:szCs w:val="24"/>
        </w:rPr>
        <w:tab/>
        <w:t xml:space="preserve">Singh, R. K., Haq, S., Kumar, G. &amp; Dhiman, R. C. U Bionomics and vectorial capacity of Anopheles annularis with special reference to India: a review. </w:t>
      </w:r>
      <w:r w:rsidRPr="00D05681">
        <w:rPr>
          <w:rFonts w:ascii="Times New Roman" w:hAnsi="Times New Roman" w:cs="Times New Roman"/>
          <w:i/>
          <w:iCs/>
          <w:noProof/>
          <w:sz w:val="18"/>
          <w:szCs w:val="24"/>
        </w:rPr>
        <w:t>J. Commun. Dis.</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45</w:t>
      </w:r>
      <w:r w:rsidRPr="00D05681">
        <w:rPr>
          <w:rFonts w:ascii="Times New Roman" w:hAnsi="Times New Roman" w:cs="Times New Roman"/>
          <w:noProof/>
          <w:sz w:val="18"/>
          <w:szCs w:val="24"/>
        </w:rPr>
        <w:t>, 1–16 (2013).</w:t>
      </w:r>
    </w:p>
    <w:p w14:paraId="4A9ECC17"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30.</w:t>
      </w:r>
      <w:r w:rsidRPr="00D05681">
        <w:rPr>
          <w:rFonts w:ascii="Times New Roman" w:hAnsi="Times New Roman" w:cs="Times New Roman"/>
          <w:noProof/>
          <w:sz w:val="18"/>
          <w:szCs w:val="24"/>
        </w:rPr>
        <w:tab/>
        <w:t xml:space="preserve">Das, N. G., Gopalakrishnan, R., Talukdar, P. K. &amp; Baruah, I. Diversity and seasonal densities of vector anophelines in relation to forest fringe malaria in district Sonitpur, Assam (India). </w:t>
      </w:r>
      <w:r w:rsidRPr="00D05681">
        <w:rPr>
          <w:rFonts w:ascii="Times New Roman" w:hAnsi="Times New Roman" w:cs="Times New Roman"/>
          <w:i/>
          <w:iCs/>
          <w:noProof/>
          <w:sz w:val="18"/>
          <w:szCs w:val="24"/>
        </w:rPr>
        <w:t>J. Parasit. Dis.</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35</w:t>
      </w:r>
      <w:r w:rsidRPr="00D05681">
        <w:rPr>
          <w:rFonts w:ascii="Times New Roman" w:hAnsi="Times New Roman" w:cs="Times New Roman"/>
          <w:noProof/>
          <w:sz w:val="18"/>
          <w:szCs w:val="24"/>
        </w:rPr>
        <w:t>, 123–128 (2011).</w:t>
      </w:r>
    </w:p>
    <w:p w14:paraId="49087A41"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31.</w:t>
      </w:r>
      <w:r w:rsidRPr="00D05681">
        <w:rPr>
          <w:rFonts w:ascii="Times New Roman" w:hAnsi="Times New Roman" w:cs="Times New Roman"/>
          <w:noProof/>
          <w:sz w:val="18"/>
          <w:szCs w:val="24"/>
        </w:rPr>
        <w:tab/>
        <w:t xml:space="preserve">Bayoh, M. N. &amp; Lindsay, S. W.  Effect of temperature on the development of the aquatic stages of Anopheles gambiae sensu stricto (Diptera: Culicidae) . </w:t>
      </w:r>
      <w:r w:rsidRPr="00D05681">
        <w:rPr>
          <w:rFonts w:ascii="Times New Roman" w:hAnsi="Times New Roman" w:cs="Times New Roman"/>
          <w:i/>
          <w:iCs/>
          <w:noProof/>
          <w:sz w:val="18"/>
          <w:szCs w:val="24"/>
        </w:rPr>
        <w:t>Bull. Entomol. Res.</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93</w:t>
      </w:r>
      <w:r w:rsidRPr="00D05681">
        <w:rPr>
          <w:rFonts w:ascii="Times New Roman" w:hAnsi="Times New Roman" w:cs="Times New Roman"/>
          <w:noProof/>
          <w:sz w:val="18"/>
          <w:szCs w:val="24"/>
        </w:rPr>
        <w:t>, 375–381 (2003).</w:t>
      </w:r>
    </w:p>
    <w:p w14:paraId="6546D8AB"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32.</w:t>
      </w:r>
      <w:r w:rsidRPr="00D05681">
        <w:rPr>
          <w:rFonts w:ascii="Times New Roman" w:hAnsi="Times New Roman" w:cs="Times New Roman"/>
          <w:noProof/>
          <w:sz w:val="18"/>
          <w:szCs w:val="24"/>
        </w:rPr>
        <w:tab/>
        <w:t xml:space="preserve">Shapiro, L. L. M., Whitehead, S. A. &amp; Thomas, M. B. Quantifying the effects of temperature on mosquito and parasite traits that determine the transmission potential of human malaria. </w:t>
      </w:r>
      <w:r w:rsidRPr="00D05681">
        <w:rPr>
          <w:rFonts w:ascii="Times New Roman" w:hAnsi="Times New Roman" w:cs="Times New Roman"/>
          <w:i/>
          <w:iCs/>
          <w:noProof/>
          <w:sz w:val="18"/>
          <w:szCs w:val="24"/>
        </w:rPr>
        <w:t>PLOS Biol.</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15</w:t>
      </w:r>
      <w:r w:rsidRPr="00D05681">
        <w:rPr>
          <w:rFonts w:ascii="Times New Roman" w:hAnsi="Times New Roman" w:cs="Times New Roman"/>
          <w:noProof/>
          <w:sz w:val="18"/>
          <w:szCs w:val="24"/>
        </w:rPr>
        <w:t>, e2003489 (2017).</w:t>
      </w:r>
    </w:p>
    <w:p w14:paraId="69F2F5C7"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33.</w:t>
      </w:r>
      <w:r w:rsidRPr="00D05681">
        <w:rPr>
          <w:rFonts w:ascii="Times New Roman" w:hAnsi="Times New Roman" w:cs="Times New Roman"/>
          <w:noProof/>
          <w:sz w:val="18"/>
          <w:szCs w:val="24"/>
        </w:rPr>
        <w:tab/>
        <w:t xml:space="preserve">Garske, T., Ferguson, N. M. &amp; Ghani, A. C. Estimating Air Temperature and Its Influence on Malaria Transmission across Africa. </w:t>
      </w:r>
      <w:r w:rsidRPr="00D05681">
        <w:rPr>
          <w:rFonts w:ascii="Times New Roman" w:hAnsi="Times New Roman" w:cs="Times New Roman"/>
          <w:i/>
          <w:iCs/>
          <w:noProof/>
          <w:sz w:val="18"/>
          <w:szCs w:val="24"/>
        </w:rPr>
        <w:t>PLoS One</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8</w:t>
      </w:r>
      <w:r w:rsidRPr="00D05681">
        <w:rPr>
          <w:rFonts w:ascii="Times New Roman" w:hAnsi="Times New Roman" w:cs="Times New Roman"/>
          <w:noProof/>
          <w:sz w:val="18"/>
          <w:szCs w:val="24"/>
        </w:rPr>
        <w:t>, (2013).</w:t>
      </w:r>
    </w:p>
    <w:p w14:paraId="28CBD572"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34.</w:t>
      </w:r>
      <w:r w:rsidRPr="00D05681">
        <w:rPr>
          <w:rFonts w:ascii="Times New Roman" w:hAnsi="Times New Roman" w:cs="Times New Roman"/>
          <w:noProof/>
          <w:sz w:val="18"/>
          <w:szCs w:val="24"/>
        </w:rPr>
        <w:tab/>
        <w:t xml:space="preserve">Beck-Johnson, L. M.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The importance of temperature fluctuations in understanding mosquito population dynamics and malaria risk. </w:t>
      </w:r>
      <w:r w:rsidRPr="00D05681">
        <w:rPr>
          <w:rFonts w:ascii="Times New Roman" w:hAnsi="Times New Roman" w:cs="Times New Roman"/>
          <w:i/>
          <w:iCs/>
          <w:noProof/>
          <w:sz w:val="18"/>
          <w:szCs w:val="24"/>
        </w:rPr>
        <w:t>R. Soc. Open Sci.</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4</w:t>
      </w:r>
      <w:r w:rsidRPr="00D05681">
        <w:rPr>
          <w:rFonts w:ascii="Times New Roman" w:hAnsi="Times New Roman" w:cs="Times New Roman"/>
          <w:noProof/>
          <w:sz w:val="18"/>
          <w:szCs w:val="24"/>
        </w:rPr>
        <w:t>, (2017).</w:t>
      </w:r>
    </w:p>
    <w:p w14:paraId="2EC83D73"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lastRenderedPageBreak/>
        <w:t>35.</w:t>
      </w:r>
      <w:r w:rsidRPr="00D05681">
        <w:rPr>
          <w:rFonts w:ascii="Times New Roman" w:hAnsi="Times New Roman" w:cs="Times New Roman"/>
          <w:noProof/>
          <w:sz w:val="18"/>
          <w:szCs w:val="24"/>
        </w:rPr>
        <w:tab/>
        <w:t xml:space="preserve">Sinka, M. E.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The dominant Anopheles vectors of human malaria in the Asia-Pacific region: occurrence data, distribution maps and bionomic précis. </w:t>
      </w:r>
      <w:r w:rsidRPr="00D05681">
        <w:rPr>
          <w:rFonts w:ascii="Times New Roman" w:hAnsi="Times New Roman" w:cs="Times New Roman"/>
          <w:i/>
          <w:iCs/>
          <w:noProof/>
          <w:sz w:val="18"/>
          <w:szCs w:val="24"/>
        </w:rPr>
        <w:t>Parasit. Vectors</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4</w:t>
      </w:r>
      <w:r w:rsidRPr="00D05681">
        <w:rPr>
          <w:rFonts w:ascii="Times New Roman" w:hAnsi="Times New Roman" w:cs="Times New Roman"/>
          <w:noProof/>
          <w:sz w:val="18"/>
          <w:szCs w:val="24"/>
        </w:rPr>
        <w:t>, 89 (2011).</w:t>
      </w:r>
    </w:p>
    <w:p w14:paraId="52EA1FBF"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36.</w:t>
      </w:r>
      <w:r w:rsidRPr="00D05681">
        <w:rPr>
          <w:rFonts w:ascii="Times New Roman" w:hAnsi="Times New Roman" w:cs="Times New Roman"/>
          <w:noProof/>
          <w:sz w:val="18"/>
          <w:szCs w:val="24"/>
        </w:rPr>
        <w:tab/>
        <w:t xml:space="preserve">Gunasekaran, K., Jambulingam, P., Sadanandane, C., Sahu, S. S. &amp; Das, P. K. D Reliability of light trap sampling for Anopheles fluviatilis, a vector of malaria. </w:t>
      </w:r>
      <w:r w:rsidRPr="00D05681">
        <w:rPr>
          <w:rFonts w:ascii="Times New Roman" w:hAnsi="Times New Roman" w:cs="Times New Roman"/>
          <w:i/>
          <w:iCs/>
          <w:noProof/>
          <w:sz w:val="18"/>
          <w:szCs w:val="24"/>
        </w:rPr>
        <w:t>Acta Trop.</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58</w:t>
      </w:r>
      <w:r w:rsidRPr="00D05681">
        <w:rPr>
          <w:rFonts w:ascii="Times New Roman" w:hAnsi="Times New Roman" w:cs="Times New Roman"/>
          <w:noProof/>
          <w:sz w:val="18"/>
          <w:szCs w:val="24"/>
        </w:rPr>
        <w:t>, 1–11 (1994).</w:t>
      </w:r>
    </w:p>
    <w:p w14:paraId="7AD0BA59"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37.</w:t>
      </w:r>
      <w:r w:rsidRPr="00D05681">
        <w:rPr>
          <w:rFonts w:ascii="Times New Roman" w:hAnsi="Times New Roman" w:cs="Times New Roman"/>
          <w:noProof/>
          <w:sz w:val="18"/>
          <w:szCs w:val="24"/>
        </w:rPr>
        <w:tab/>
        <w:t xml:space="preserve">Sahu, S. S.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Bionomics of Anopheles fluviatilis and Anopheles culicifacies (Diptera: Culicidae) in Relation to Malaria Transmission in East-Central India. </w:t>
      </w:r>
      <w:r w:rsidRPr="00D05681">
        <w:rPr>
          <w:rFonts w:ascii="Times New Roman" w:hAnsi="Times New Roman" w:cs="Times New Roman"/>
          <w:i/>
          <w:iCs/>
          <w:noProof/>
          <w:sz w:val="18"/>
          <w:szCs w:val="24"/>
        </w:rPr>
        <w:t>J. Med. Entomol.</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54</w:t>
      </w:r>
      <w:r w:rsidRPr="00D05681">
        <w:rPr>
          <w:rFonts w:ascii="Times New Roman" w:hAnsi="Times New Roman" w:cs="Times New Roman"/>
          <w:noProof/>
          <w:sz w:val="18"/>
          <w:szCs w:val="24"/>
        </w:rPr>
        <w:t>, 821–830 (2017).</w:t>
      </w:r>
    </w:p>
    <w:p w14:paraId="3489F1FA"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38.</w:t>
      </w:r>
      <w:r w:rsidRPr="00D05681">
        <w:rPr>
          <w:rFonts w:ascii="Times New Roman" w:hAnsi="Times New Roman" w:cs="Times New Roman"/>
          <w:noProof/>
          <w:sz w:val="18"/>
          <w:szCs w:val="24"/>
        </w:rPr>
        <w:tab/>
        <w:t xml:space="preserve">Dash, S.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Preferential breeding habitats of sibling species complexes of Anopheles fluviatilis in east-central India. </w:t>
      </w:r>
      <w:r w:rsidRPr="00D05681">
        <w:rPr>
          <w:rFonts w:ascii="Times New Roman" w:hAnsi="Times New Roman" w:cs="Times New Roman"/>
          <w:i/>
          <w:iCs/>
          <w:noProof/>
          <w:sz w:val="18"/>
          <w:szCs w:val="24"/>
        </w:rPr>
        <w:t>~ 91 ~ Int. J. Mosq. Res.</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5</w:t>
      </w:r>
      <w:r w:rsidRPr="00D05681">
        <w:rPr>
          <w:rFonts w:ascii="Times New Roman" w:hAnsi="Times New Roman" w:cs="Times New Roman"/>
          <w:noProof/>
          <w:sz w:val="18"/>
          <w:szCs w:val="24"/>
        </w:rPr>
        <w:t>, 91–95 (2018).</w:t>
      </w:r>
    </w:p>
    <w:p w14:paraId="2B14D139"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39.</w:t>
      </w:r>
      <w:r w:rsidRPr="00D05681">
        <w:rPr>
          <w:rFonts w:ascii="Times New Roman" w:hAnsi="Times New Roman" w:cs="Times New Roman"/>
          <w:noProof/>
          <w:sz w:val="18"/>
          <w:szCs w:val="24"/>
        </w:rPr>
        <w:tab/>
        <w:t xml:space="preserve">Dev, V. &amp; Sharma, V. P. The Dominant Mosquito Vectors of Human Malaria in India. in </w:t>
      </w:r>
      <w:r w:rsidRPr="00D05681">
        <w:rPr>
          <w:rFonts w:ascii="Times New Roman" w:hAnsi="Times New Roman" w:cs="Times New Roman"/>
          <w:i/>
          <w:iCs/>
          <w:noProof/>
          <w:sz w:val="18"/>
          <w:szCs w:val="24"/>
        </w:rPr>
        <w:t>Anopheles mosquitoes - New insights into malaria vectors</w:t>
      </w:r>
      <w:r w:rsidRPr="00D05681">
        <w:rPr>
          <w:rFonts w:ascii="Times New Roman" w:hAnsi="Times New Roman" w:cs="Times New Roman"/>
          <w:noProof/>
          <w:sz w:val="18"/>
          <w:szCs w:val="24"/>
        </w:rPr>
        <w:t xml:space="preserve"> (InTech, 2013). doi:10.5772/55215</w:t>
      </w:r>
    </w:p>
    <w:p w14:paraId="58AB4389"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40.</w:t>
      </w:r>
      <w:r w:rsidRPr="00D05681">
        <w:rPr>
          <w:rFonts w:ascii="Times New Roman" w:hAnsi="Times New Roman" w:cs="Times New Roman"/>
          <w:noProof/>
          <w:sz w:val="18"/>
          <w:szCs w:val="24"/>
        </w:rPr>
        <w:tab/>
        <w:t xml:space="preserve">Akhtar, N., Nagpal, B. N., Kapoor, N., Srivastava, A. &amp; Valecha, N. Role of an. Culicifacies as a vector of malaria in changing ecological scenario of northeastern states of India. </w:t>
      </w:r>
      <w:r w:rsidRPr="00D05681">
        <w:rPr>
          <w:rFonts w:ascii="Times New Roman" w:hAnsi="Times New Roman" w:cs="Times New Roman"/>
          <w:i/>
          <w:iCs/>
          <w:noProof/>
          <w:sz w:val="18"/>
          <w:szCs w:val="24"/>
        </w:rPr>
        <w:t>J. Vector Borne Dis.</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53</w:t>
      </w:r>
      <w:r w:rsidRPr="00D05681">
        <w:rPr>
          <w:rFonts w:ascii="Times New Roman" w:hAnsi="Times New Roman" w:cs="Times New Roman"/>
          <w:noProof/>
          <w:sz w:val="18"/>
          <w:szCs w:val="24"/>
        </w:rPr>
        <w:t>, 264–271 (2016).</w:t>
      </w:r>
    </w:p>
    <w:p w14:paraId="3D4AB1B7"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41.</w:t>
      </w:r>
      <w:r w:rsidRPr="00D05681">
        <w:rPr>
          <w:rFonts w:ascii="Times New Roman" w:hAnsi="Times New Roman" w:cs="Times New Roman"/>
          <w:noProof/>
          <w:sz w:val="18"/>
          <w:szCs w:val="24"/>
        </w:rPr>
        <w:tab/>
        <w:t xml:space="preserve">Surendran, S. N. &amp; Ramasamy, R. Some characteristics of the larval breeding sites of Anopheles culicifacies species B and E in Sri Lanka. </w:t>
      </w:r>
      <w:r w:rsidRPr="00D05681">
        <w:rPr>
          <w:rFonts w:ascii="Times New Roman" w:hAnsi="Times New Roman" w:cs="Times New Roman"/>
          <w:i/>
          <w:iCs/>
          <w:noProof/>
          <w:sz w:val="18"/>
          <w:szCs w:val="24"/>
        </w:rPr>
        <w:t>J. Vector Borne Dis.</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42</w:t>
      </w:r>
      <w:r w:rsidRPr="00D05681">
        <w:rPr>
          <w:rFonts w:ascii="Times New Roman" w:hAnsi="Times New Roman" w:cs="Times New Roman"/>
          <w:noProof/>
          <w:sz w:val="18"/>
          <w:szCs w:val="24"/>
        </w:rPr>
        <w:t>, 39–44 (2005).</w:t>
      </w:r>
    </w:p>
    <w:p w14:paraId="7590963D"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42.</w:t>
      </w:r>
      <w:r w:rsidRPr="00D05681">
        <w:rPr>
          <w:rFonts w:ascii="Times New Roman" w:hAnsi="Times New Roman" w:cs="Times New Roman"/>
          <w:noProof/>
          <w:sz w:val="18"/>
          <w:szCs w:val="24"/>
        </w:rPr>
        <w:tab/>
        <w:t xml:space="preserve">Barik, T. K., Sahu, B. &amp; Swain, V. A review on Anopheles culicifacies: From bionomics to control with special reference to Indian subcontinent. </w:t>
      </w:r>
      <w:r w:rsidRPr="00D05681">
        <w:rPr>
          <w:rFonts w:ascii="Times New Roman" w:hAnsi="Times New Roman" w:cs="Times New Roman"/>
          <w:i/>
          <w:iCs/>
          <w:noProof/>
          <w:sz w:val="18"/>
          <w:szCs w:val="24"/>
        </w:rPr>
        <w:t>Acta Tropica</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109</w:t>
      </w:r>
      <w:r w:rsidRPr="00D05681">
        <w:rPr>
          <w:rFonts w:ascii="Times New Roman" w:hAnsi="Times New Roman" w:cs="Times New Roman"/>
          <w:noProof/>
          <w:sz w:val="18"/>
          <w:szCs w:val="24"/>
        </w:rPr>
        <w:t>, 87–97 (2009).</w:t>
      </w:r>
    </w:p>
    <w:p w14:paraId="46E09D6B"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43.</w:t>
      </w:r>
      <w:r w:rsidRPr="00D05681">
        <w:rPr>
          <w:rFonts w:ascii="Times New Roman" w:hAnsi="Times New Roman" w:cs="Times New Roman"/>
          <w:noProof/>
          <w:sz w:val="18"/>
          <w:szCs w:val="24"/>
        </w:rPr>
        <w:tab/>
        <w:t xml:space="preserve">Jude, P. J., Dharshini, S., Vinobaba, M., Surendran, S. N. &amp; Ramasamy, R. Anopheles culicifacies breeding in brackish waters in Sri Lanka and implications for malaria control. </w:t>
      </w:r>
      <w:r w:rsidRPr="00D05681">
        <w:rPr>
          <w:rFonts w:ascii="Times New Roman" w:hAnsi="Times New Roman" w:cs="Times New Roman"/>
          <w:i/>
          <w:iCs/>
          <w:noProof/>
          <w:sz w:val="18"/>
          <w:szCs w:val="24"/>
        </w:rPr>
        <w:t>Malar. J.</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9</w:t>
      </w:r>
      <w:r w:rsidRPr="00D05681">
        <w:rPr>
          <w:rFonts w:ascii="Times New Roman" w:hAnsi="Times New Roman" w:cs="Times New Roman"/>
          <w:noProof/>
          <w:sz w:val="18"/>
          <w:szCs w:val="24"/>
        </w:rPr>
        <w:t>, (2010).</w:t>
      </w:r>
    </w:p>
    <w:p w14:paraId="3203E412"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44.</w:t>
      </w:r>
      <w:r w:rsidRPr="00D05681">
        <w:rPr>
          <w:rFonts w:ascii="Times New Roman" w:hAnsi="Times New Roman" w:cs="Times New Roman"/>
          <w:noProof/>
          <w:sz w:val="18"/>
          <w:szCs w:val="24"/>
        </w:rPr>
        <w:tab/>
        <w:t xml:space="preserve">Bhatt, S.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The effect of malaria control on Plasmodium falciparum in Africa between 2000 and 2015. </w:t>
      </w:r>
      <w:r w:rsidRPr="00D05681">
        <w:rPr>
          <w:rFonts w:ascii="Times New Roman" w:hAnsi="Times New Roman" w:cs="Times New Roman"/>
          <w:i/>
          <w:iCs/>
          <w:noProof/>
          <w:sz w:val="18"/>
          <w:szCs w:val="24"/>
        </w:rPr>
        <w:t>Nature</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526</w:t>
      </w:r>
      <w:r w:rsidRPr="00D05681">
        <w:rPr>
          <w:rFonts w:ascii="Times New Roman" w:hAnsi="Times New Roman" w:cs="Times New Roman"/>
          <w:noProof/>
          <w:sz w:val="18"/>
          <w:szCs w:val="24"/>
        </w:rPr>
        <w:t>, 207–211 (2015).</w:t>
      </w:r>
    </w:p>
    <w:p w14:paraId="5A5143FB"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45.</w:t>
      </w:r>
      <w:r w:rsidRPr="00D05681">
        <w:rPr>
          <w:rFonts w:ascii="Times New Roman" w:hAnsi="Times New Roman" w:cs="Times New Roman"/>
          <w:noProof/>
          <w:sz w:val="18"/>
          <w:szCs w:val="24"/>
        </w:rPr>
        <w:tab/>
        <w:t xml:space="preserve">Gimnig, J. E., Ombok, M., Kamau, L. &amp; Hawley, W. A. Characteristics of Larval Anopheline (Diptera: Culicidae) Habitats in Western Kenya. </w:t>
      </w:r>
      <w:r w:rsidRPr="00D05681">
        <w:rPr>
          <w:rFonts w:ascii="Times New Roman" w:hAnsi="Times New Roman" w:cs="Times New Roman"/>
          <w:i/>
          <w:iCs/>
          <w:noProof/>
          <w:sz w:val="18"/>
          <w:szCs w:val="24"/>
        </w:rPr>
        <w:t>J. Med. Entomol.</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38</w:t>
      </w:r>
      <w:r w:rsidRPr="00D05681">
        <w:rPr>
          <w:rFonts w:ascii="Times New Roman" w:hAnsi="Times New Roman" w:cs="Times New Roman"/>
          <w:noProof/>
          <w:sz w:val="18"/>
          <w:szCs w:val="24"/>
        </w:rPr>
        <w:t>, 282–288 (2001).</w:t>
      </w:r>
    </w:p>
    <w:p w14:paraId="7AA9CBEC"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46.</w:t>
      </w:r>
      <w:r w:rsidRPr="00D05681">
        <w:rPr>
          <w:rFonts w:ascii="Times New Roman" w:hAnsi="Times New Roman" w:cs="Times New Roman"/>
          <w:noProof/>
          <w:sz w:val="18"/>
          <w:szCs w:val="24"/>
        </w:rPr>
        <w:tab/>
        <w:t xml:space="preserve">Mattah, P. A. D.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Diversity in breeding sites and distribution of Anopheles mosquitoes in selected urban areas of southern Ghana. </w:t>
      </w:r>
      <w:r w:rsidRPr="00D05681">
        <w:rPr>
          <w:rFonts w:ascii="Times New Roman" w:hAnsi="Times New Roman" w:cs="Times New Roman"/>
          <w:i/>
          <w:iCs/>
          <w:noProof/>
          <w:sz w:val="18"/>
          <w:szCs w:val="24"/>
        </w:rPr>
        <w:t>Parasit. Vectors</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10</w:t>
      </w:r>
      <w:r w:rsidRPr="00D05681">
        <w:rPr>
          <w:rFonts w:ascii="Times New Roman" w:hAnsi="Times New Roman" w:cs="Times New Roman"/>
          <w:noProof/>
          <w:sz w:val="18"/>
          <w:szCs w:val="24"/>
        </w:rPr>
        <w:t>, 25 (2017).</w:t>
      </w:r>
    </w:p>
    <w:p w14:paraId="5F011179"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47.</w:t>
      </w:r>
      <w:r w:rsidRPr="00D05681">
        <w:rPr>
          <w:rFonts w:ascii="Times New Roman" w:hAnsi="Times New Roman" w:cs="Times New Roman"/>
          <w:noProof/>
          <w:sz w:val="18"/>
          <w:szCs w:val="24"/>
        </w:rPr>
        <w:tab/>
        <w:t xml:space="preserve">Majambere, S., Fillinger, U., Sayer, D. R., Green, C. &amp; Lindsay, S. W. Spatial distribution of mosquito larvae and the potential for targeted larval control in The Gambia. </w:t>
      </w:r>
      <w:r w:rsidRPr="00D05681">
        <w:rPr>
          <w:rFonts w:ascii="Times New Roman" w:hAnsi="Times New Roman" w:cs="Times New Roman"/>
          <w:i/>
          <w:iCs/>
          <w:noProof/>
          <w:sz w:val="18"/>
          <w:szCs w:val="24"/>
        </w:rPr>
        <w:t>Am. J. Trop. Med. Hyg.</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79</w:t>
      </w:r>
      <w:r w:rsidRPr="00D05681">
        <w:rPr>
          <w:rFonts w:ascii="Times New Roman" w:hAnsi="Times New Roman" w:cs="Times New Roman"/>
          <w:noProof/>
          <w:sz w:val="18"/>
          <w:szCs w:val="24"/>
        </w:rPr>
        <w:t>, 19–27 (2008).</w:t>
      </w:r>
    </w:p>
    <w:p w14:paraId="470828CC"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48.</w:t>
      </w:r>
      <w:r w:rsidRPr="00D05681">
        <w:rPr>
          <w:rFonts w:ascii="Times New Roman" w:hAnsi="Times New Roman" w:cs="Times New Roman"/>
          <w:noProof/>
          <w:sz w:val="18"/>
          <w:szCs w:val="24"/>
        </w:rPr>
        <w:tab/>
        <w:t xml:space="preserve">Thomas, S.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Microclimate variables of the ambient environment deliver the actual estimates of the extrinsic incubation period of Plasmodium vivax and Plasmodium falciparum: A study from a malaria-endemic urban setting, Chennai in India. </w:t>
      </w:r>
      <w:r w:rsidRPr="00D05681">
        <w:rPr>
          <w:rFonts w:ascii="Times New Roman" w:hAnsi="Times New Roman" w:cs="Times New Roman"/>
          <w:i/>
          <w:iCs/>
          <w:noProof/>
          <w:sz w:val="18"/>
          <w:szCs w:val="24"/>
        </w:rPr>
        <w:t>Malar. J.</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17</w:t>
      </w:r>
      <w:r w:rsidRPr="00D05681">
        <w:rPr>
          <w:rFonts w:ascii="Times New Roman" w:hAnsi="Times New Roman" w:cs="Times New Roman"/>
          <w:noProof/>
          <w:sz w:val="18"/>
          <w:szCs w:val="24"/>
        </w:rPr>
        <w:t>, (2018).</w:t>
      </w:r>
    </w:p>
    <w:p w14:paraId="1F11EBC9"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49.</w:t>
      </w:r>
      <w:r w:rsidRPr="00D05681">
        <w:rPr>
          <w:rFonts w:ascii="Times New Roman" w:hAnsi="Times New Roman" w:cs="Times New Roman"/>
          <w:noProof/>
          <w:sz w:val="18"/>
          <w:szCs w:val="24"/>
        </w:rPr>
        <w:tab/>
        <w:t xml:space="preserve">Paaijmans, K. P. &amp; Thomas, M. B. The influence of mosquito resting behaviour and associated microclimate for malaria risk. </w:t>
      </w:r>
      <w:r w:rsidRPr="00D05681">
        <w:rPr>
          <w:rFonts w:ascii="Times New Roman" w:hAnsi="Times New Roman" w:cs="Times New Roman"/>
          <w:i/>
          <w:iCs/>
          <w:noProof/>
          <w:sz w:val="18"/>
          <w:szCs w:val="24"/>
        </w:rPr>
        <w:t>Malaria Journal</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10</w:t>
      </w:r>
      <w:r w:rsidRPr="00D05681">
        <w:rPr>
          <w:rFonts w:ascii="Times New Roman" w:hAnsi="Times New Roman" w:cs="Times New Roman"/>
          <w:noProof/>
          <w:sz w:val="18"/>
          <w:szCs w:val="24"/>
        </w:rPr>
        <w:t>, (2011).</w:t>
      </w:r>
    </w:p>
    <w:p w14:paraId="0D8F310D"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50.</w:t>
      </w:r>
      <w:r w:rsidRPr="00D05681">
        <w:rPr>
          <w:rFonts w:ascii="Times New Roman" w:hAnsi="Times New Roman" w:cs="Times New Roman"/>
          <w:noProof/>
          <w:sz w:val="18"/>
          <w:szCs w:val="24"/>
        </w:rPr>
        <w:tab/>
        <w:t xml:space="preserve">Bashar, K. &amp; Tuno, N. Seasonal abundance of Anopheles mosquitoes and their association with meteorological factors and malaria incidence in Bangladesh. </w:t>
      </w:r>
      <w:r w:rsidRPr="00D05681">
        <w:rPr>
          <w:rFonts w:ascii="Times New Roman" w:hAnsi="Times New Roman" w:cs="Times New Roman"/>
          <w:i/>
          <w:iCs/>
          <w:noProof/>
          <w:sz w:val="18"/>
          <w:szCs w:val="24"/>
        </w:rPr>
        <w:t>Parasit. Vectors</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7</w:t>
      </w:r>
      <w:r w:rsidRPr="00D05681">
        <w:rPr>
          <w:rFonts w:ascii="Times New Roman" w:hAnsi="Times New Roman" w:cs="Times New Roman"/>
          <w:noProof/>
          <w:sz w:val="18"/>
          <w:szCs w:val="24"/>
        </w:rPr>
        <w:t>, 442 (2014).</w:t>
      </w:r>
    </w:p>
    <w:p w14:paraId="49596796"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51.</w:t>
      </w:r>
      <w:r w:rsidRPr="00D05681">
        <w:rPr>
          <w:rFonts w:ascii="Times New Roman" w:hAnsi="Times New Roman" w:cs="Times New Roman"/>
          <w:noProof/>
          <w:sz w:val="18"/>
          <w:szCs w:val="24"/>
        </w:rPr>
        <w:tab/>
        <w:t xml:space="preserve">GALARDO, A. K. R.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Seasonal abundance of anopheline mosquitoes and their association with rainfall and malaria along the Matapí River, Amapí, Brazil. </w:t>
      </w:r>
      <w:r w:rsidRPr="00D05681">
        <w:rPr>
          <w:rFonts w:ascii="Times New Roman" w:hAnsi="Times New Roman" w:cs="Times New Roman"/>
          <w:i/>
          <w:iCs/>
          <w:noProof/>
          <w:sz w:val="18"/>
          <w:szCs w:val="24"/>
        </w:rPr>
        <w:t>Med. Vet. Entomol.</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23</w:t>
      </w:r>
      <w:r w:rsidRPr="00D05681">
        <w:rPr>
          <w:rFonts w:ascii="Times New Roman" w:hAnsi="Times New Roman" w:cs="Times New Roman"/>
          <w:noProof/>
          <w:sz w:val="18"/>
          <w:szCs w:val="24"/>
        </w:rPr>
        <w:t>, 335–349 (2009).</w:t>
      </w:r>
    </w:p>
    <w:p w14:paraId="05E7B140"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52.</w:t>
      </w:r>
      <w:r w:rsidRPr="00D05681">
        <w:rPr>
          <w:rFonts w:ascii="Times New Roman" w:hAnsi="Times New Roman" w:cs="Times New Roman"/>
          <w:noProof/>
          <w:sz w:val="18"/>
          <w:szCs w:val="24"/>
        </w:rPr>
        <w:tab/>
        <w:t xml:space="preserve">Churcher, T. S., Trape, J. F. &amp; Cohuet, A. Human-to-mosquito transmission efficiency increases as malaria is controlled. </w:t>
      </w:r>
      <w:r w:rsidRPr="00D05681">
        <w:rPr>
          <w:rFonts w:ascii="Times New Roman" w:hAnsi="Times New Roman" w:cs="Times New Roman"/>
          <w:i/>
          <w:iCs/>
          <w:noProof/>
          <w:sz w:val="18"/>
          <w:szCs w:val="24"/>
        </w:rPr>
        <w:t>Nat. Commun.</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6</w:t>
      </w:r>
      <w:r w:rsidRPr="00D05681">
        <w:rPr>
          <w:rFonts w:ascii="Times New Roman" w:hAnsi="Times New Roman" w:cs="Times New Roman"/>
          <w:noProof/>
          <w:sz w:val="18"/>
          <w:szCs w:val="24"/>
        </w:rPr>
        <w:t>, (2015).</w:t>
      </w:r>
    </w:p>
    <w:p w14:paraId="248789DE" w14:textId="77777777" w:rsidR="00D05681" w:rsidRPr="001D3F2B"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lang w:val="fr-FR"/>
          <w:rPrChange w:id="54" w:author="Charlie Wright" w:date="2020-01-24T12:03:00Z">
            <w:rPr>
              <w:rFonts w:ascii="Times New Roman" w:hAnsi="Times New Roman" w:cs="Times New Roman"/>
              <w:noProof/>
              <w:sz w:val="18"/>
              <w:szCs w:val="24"/>
            </w:rPr>
          </w:rPrChange>
        </w:rPr>
      </w:pPr>
      <w:r w:rsidRPr="00D05681">
        <w:rPr>
          <w:rFonts w:ascii="Times New Roman" w:hAnsi="Times New Roman" w:cs="Times New Roman"/>
          <w:noProof/>
          <w:sz w:val="18"/>
          <w:szCs w:val="24"/>
        </w:rPr>
        <w:t>53.</w:t>
      </w:r>
      <w:r w:rsidRPr="00D05681">
        <w:rPr>
          <w:rFonts w:ascii="Times New Roman" w:hAnsi="Times New Roman" w:cs="Times New Roman"/>
          <w:noProof/>
          <w:sz w:val="18"/>
          <w:szCs w:val="24"/>
        </w:rPr>
        <w:tab/>
        <w:t xml:space="preserve">Romeo-Aznar, V., Paul, R., Telle, O. &amp; Pascual, M. Mosquito-borne transmission in urban landscapes: The missing link between vector abundance and human density. </w:t>
      </w:r>
      <w:r w:rsidRPr="001D3F2B">
        <w:rPr>
          <w:rFonts w:ascii="Times New Roman" w:hAnsi="Times New Roman" w:cs="Times New Roman"/>
          <w:i/>
          <w:iCs/>
          <w:noProof/>
          <w:sz w:val="18"/>
          <w:szCs w:val="24"/>
          <w:lang w:val="fr-FR"/>
          <w:rPrChange w:id="55" w:author="Charlie Wright" w:date="2020-01-24T12:03:00Z">
            <w:rPr>
              <w:rFonts w:ascii="Times New Roman" w:hAnsi="Times New Roman" w:cs="Times New Roman"/>
              <w:i/>
              <w:iCs/>
              <w:noProof/>
              <w:sz w:val="18"/>
              <w:szCs w:val="24"/>
            </w:rPr>
          </w:rPrChange>
        </w:rPr>
        <w:t>Proc. R. Soc. B Biol. Sci.</w:t>
      </w:r>
      <w:r w:rsidRPr="001D3F2B">
        <w:rPr>
          <w:rFonts w:ascii="Times New Roman" w:hAnsi="Times New Roman" w:cs="Times New Roman"/>
          <w:noProof/>
          <w:sz w:val="18"/>
          <w:szCs w:val="24"/>
          <w:lang w:val="fr-FR"/>
          <w:rPrChange w:id="56" w:author="Charlie Wright" w:date="2020-01-24T12:03:00Z">
            <w:rPr>
              <w:rFonts w:ascii="Times New Roman" w:hAnsi="Times New Roman" w:cs="Times New Roman"/>
              <w:noProof/>
              <w:sz w:val="18"/>
              <w:szCs w:val="24"/>
            </w:rPr>
          </w:rPrChange>
        </w:rPr>
        <w:t xml:space="preserve"> </w:t>
      </w:r>
      <w:r w:rsidRPr="001D3F2B">
        <w:rPr>
          <w:rFonts w:ascii="Times New Roman" w:hAnsi="Times New Roman" w:cs="Times New Roman"/>
          <w:b/>
          <w:bCs/>
          <w:noProof/>
          <w:sz w:val="18"/>
          <w:szCs w:val="24"/>
          <w:lang w:val="fr-FR"/>
          <w:rPrChange w:id="57" w:author="Charlie Wright" w:date="2020-01-24T12:03:00Z">
            <w:rPr>
              <w:rFonts w:ascii="Times New Roman" w:hAnsi="Times New Roman" w:cs="Times New Roman"/>
              <w:b/>
              <w:bCs/>
              <w:noProof/>
              <w:sz w:val="18"/>
              <w:szCs w:val="24"/>
            </w:rPr>
          </w:rPrChange>
        </w:rPr>
        <w:t>285</w:t>
      </w:r>
      <w:r w:rsidRPr="001D3F2B">
        <w:rPr>
          <w:rFonts w:ascii="Times New Roman" w:hAnsi="Times New Roman" w:cs="Times New Roman"/>
          <w:noProof/>
          <w:sz w:val="18"/>
          <w:szCs w:val="24"/>
          <w:lang w:val="fr-FR"/>
          <w:rPrChange w:id="58" w:author="Charlie Wright" w:date="2020-01-24T12:03:00Z">
            <w:rPr>
              <w:rFonts w:ascii="Times New Roman" w:hAnsi="Times New Roman" w:cs="Times New Roman"/>
              <w:noProof/>
              <w:sz w:val="18"/>
              <w:szCs w:val="24"/>
            </w:rPr>
          </w:rPrChange>
        </w:rPr>
        <w:t>, (2018).</w:t>
      </w:r>
    </w:p>
    <w:p w14:paraId="7EC0C42A"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1D3F2B">
        <w:rPr>
          <w:rFonts w:ascii="Times New Roman" w:hAnsi="Times New Roman" w:cs="Times New Roman"/>
          <w:noProof/>
          <w:sz w:val="18"/>
          <w:szCs w:val="24"/>
          <w:lang w:val="fr-FR"/>
          <w:rPrChange w:id="59" w:author="Charlie Wright" w:date="2020-01-24T12:03:00Z">
            <w:rPr>
              <w:rFonts w:ascii="Times New Roman" w:hAnsi="Times New Roman" w:cs="Times New Roman"/>
              <w:noProof/>
              <w:sz w:val="18"/>
              <w:szCs w:val="24"/>
            </w:rPr>
          </w:rPrChange>
        </w:rPr>
        <w:t>54.</w:t>
      </w:r>
      <w:r w:rsidRPr="001D3F2B">
        <w:rPr>
          <w:rFonts w:ascii="Times New Roman" w:hAnsi="Times New Roman" w:cs="Times New Roman"/>
          <w:noProof/>
          <w:sz w:val="18"/>
          <w:szCs w:val="24"/>
          <w:lang w:val="fr-FR"/>
          <w:rPrChange w:id="60" w:author="Charlie Wright" w:date="2020-01-24T12:03:00Z">
            <w:rPr>
              <w:rFonts w:ascii="Times New Roman" w:hAnsi="Times New Roman" w:cs="Times New Roman"/>
              <w:noProof/>
              <w:sz w:val="18"/>
              <w:szCs w:val="24"/>
            </w:rPr>
          </w:rPrChange>
        </w:rPr>
        <w:tab/>
        <w:t xml:space="preserve">Kumar, A. </w:t>
      </w:r>
      <w:r w:rsidRPr="001D3F2B">
        <w:rPr>
          <w:rFonts w:ascii="Times New Roman" w:hAnsi="Times New Roman" w:cs="Times New Roman"/>
          <w:i/>
          <w:iCs/>
          <w:noProof/>
          <w:sz w:val="18"/>
          <w:szCs w:val="24"/>
          <w:lang w:val="fr-FR"/>
          <w:rPrChange w:id="61" w:author="Charlie Wright" w:date="2020-01-24T12:03:00Z">
            <w:rPr>
              <w:rFonts w:ascii="Times New Roman" w:hAnsi="Times New Roman" w:cs="Times New Roman"/>
              <w:i/>
              <w:iCs/>
              <w:noProof/>
              <w:sz w:val="18"/>
              <w:szCs w:val="24"/>
            </w:rPr>
          </w:rPrChange>
        </w:rPr>
        <w:t>et al.</w:t>
      </w:r>
      <w:r w:rsidRPr="001D3F2B">
        <w:rPr>
          <w:rFonts w:ascii="Times New Roman" w:hAnsi="Times New Roman" w:cs="Times New Roman"/>
          <w:noProof/>
          <w:sz w:val="18"/>
          <w:szCs w:val="24"/>
          <w:lang w:val="fr-FR"/>
          <w:rPrChange w:id="62" w:author="Charlie Wright" w:date="2020-01-24T12:03:00Z">
            <w:rPr>
              <w:rFonts w:ascii="Times New Roman" w:hAnsi="Times New Roman" w:cs="Times New Roman"/>
              <w:noProof/>
              <w:sz w:val="18"/>
              <w:szCs w:val="24"/>
            </w:rPr>
          </w:rPrChange>
        </w:rPr>
        <w:t xml:space="preserve"> </w:t>
      </w:r>
      <w:r w:rsidRPr="00D05681">
        <w:rPr>
          <w:rFonts w:ascii="Times New Roman" w:hAnsi="Times New Roman" w:cs="Times New Roman"/>
          <w:noProof/>
          <w:sz w:val="18"/>
          <w:szCs w:val="24"/>
        </w:rPr>
        <w:t xml:space="preserve">Anopheles subpictus carry human malaria parasites in an urban area of Western India and may facilitate perennial malaria transmission. </w:t>
      </w:r>
      <w:r w:rsidRPr="00D05681">
        <w:rPr>
          <w:rFonts w:ascii="Times New Roman" w:hAnsi="Times New Roman" w:cs="Times New Roman"/>
          <w:i/>
          <w:iCs/>
          <w:noProof/>
          <w:sz w:val="18"/>
          <w:szCs w:val="24"/>
        </w:rPr>
        <w:t>Malar. J.</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15</w:t>
      </w:r>
      <w:r w:rsidRPr="00D05681">
        <w:rPr>
          <w:rFonts w:ascii="Times New Roman" w:hAnsi="Times New Roman" w:cs="Times New Roman"/>
          <w:noProof/>
          <w:sz w:val="18"/>
          <w:szCs w:val="24"/>
        </w:rPr>
        <w:t>, (2016).</w:t>
      </w:r>
    </w:p>
    <w:p w14:paraId="44327A24"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55.</w:t>
      </w:r>
      <w:r w:rsidRPr="00D05681">
        <w:rPr>
          <w:rFonts w:ascii="Times New Roman" w:hAnsi="Times New Roman" w:cs="Times New Roman"/>
          <w:noProof/>
          <w:sz w:val="18"/>
          <w:szCs w:val="24"/>
        </w:rPr>
        <w:tab/>
        <w:t xml:space="preserve">Nguyen, M.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Mapping malaria seasonality: a case study from Madagascar. (2019).</w:t>
      </w:r>
    </w:p>
    <w:p w14:paraId="5F848CB8"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56.</w:t>
      </w:r>
      <w:r w:rsidRPr="00D05681">
        <w:rPr>
          <w:rFonts w:ascii="Times New Roman" w:hAnsi="Times New Roman" w:cs="Times New Roman"/>
          <w:noProof/>
          <w:sz w:val="18"/>
          <w:szCs w:val="24"/>
        </w:rPr>
        <w:tab/>
        <w:t xml:space="preserve">Carpenter, B.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Stan: A Probabilistic Programming Language. </w:t>
      </w:r>
      <w:r w:rsidRPr="00D05681">
        <w:rPr>
          <w:rFonts w:ascii="Times New Roman" w:hAnsi="Times New Roman" w:cs="Times New Roman"/>
          <w:i/>
          <w:iCs/>
          <w:noProof/>
          <w:sz w:val="18"/>
          <w:szCs w:val="24"/>
        </w:rPr>
        <w:t>J. Stat. Softw.</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76</w:t>
      </w:r>
      <w:r w:rsidRPr="00D05681">
        <w:rPr>
          <w:rFonts w:ascii="Times New Roman" w:hAnsi="Times New Roman" w:cs="Times New Roman"/>
          <w:noProof/>
          <w:sz w:val="18"/>
          <w:szCs w:val="24"/>
        </w:rPr>
        <w:t>, (2017).</w:t>
      </w:r>
    </w:p>
    <w:p w14:paraId="7B176048"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57.</w:t>
      </w:r>
      <w:r w:rsidRPr="00D05681">
        <w:rPr>
          <w:rFonts w:ascii="Times New Roman" w:hAnsi="Times New Roman" w:cs="Times New Roman"/>
          <w:noProof/>
          <w:sz w:val="18"/>
          <w:szCs w:val="24"/>
        </w:rPr>
        <w:tab/>
        <w:t xml:space="preserve">Fulcher, B. D., Little, M. A. &amp; Jones, N. S. Highly comparative time-series analysis: The empirical structure of time series and their methods. </w:t>
      </w:r>
      <w:r w:rsidRPr="00D05681">
        <w:rPr>
          <w:rFonts w:ascii="Times New Roman" w:hAnsi="Times New Roman" w:cs="Times New Roman"/>
          <w:i/>
          <w:iCs/>
          <w:noProof/>
          <w:sz w:val="18"/>
          <w:szCs w:val="24"/>
        </w:rPr>
        <w:t>J. R. Soc. Interface</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10</w:t>
      </w:r>
      <w:r w:rsidRPr="00D05681">
        <w:rPr>
          <w:rFonts w:ascii="Times New Roman" w:hAnsi="Times New Roman" w:cs="Times New Roman"/>
          <w:noProof/>
          <w:sz w:val="18"/>
          <w:szCs w:val="24"/>
        </w:rPr>
        <w:t>, (2013).</w:t>
      </w:r>
    </w:p>
    <w:p w14:paraId="4AD5AA82"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58.</w:t>
      </w:r>
      <w:r w:rsidRPr="00D05681">
        <w:rPr>
          <w:rFonts w:ascii="Times New Roman" w:hAnsi="Times New Roman" w:cs="Times New Roman"/>
          <w:noProof/>
          <w:sz w:val="18"/>
          <w:szCs w:val="24"/>
        </w:rPr>
        <w:tab/>
        <w:t xml:space="preserve">Fick, S. E. &amp; Hijmans, R. J. WorldClim 2: new 1-km spatial resolution climate surfaces for global land areas. </w:t>
      </w:r>
      <w:r w:rsidRPr="00D05681">
        <w:rPr>
          <w:rFonts w:ascii="Times New Roman" w:hAnsi="Times New Roman" w:cs="Times New Roman"/>
          <w:i/>
          <w:iCs/>
          <w:noProof/>
          <w:sz w:val="18"/>
          <w:szCs w:val="24"/>
        </w:rPr>
        <w:t>Int. J. Climatol.</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37</w:t>
      </w:r>
      <w:r w:rsidRPr="00D05681">
        <w:rPr>
          <w:rFonts w:ascii="Times New Roman" w:hAnsi="Times New Roman" w:cs="Times New Roman"/>
          <w:noProof/>
          <w:sz w:val="18"/>
          <w:szCs w:val="24"/>
        </w:rPr>
        <w:t>, 4302–4315 (2017).</w:t>
      </w:r>
    </w:p>
    <w:p w14:paraId="01FB1CEA"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59.</w:t>
      </w:r>
      <w:r w:rsidRPr="00D05681">
        <w:rPr>
          <w:rFonts w:ascii="Times New Roman" w:hAnsi="Times New Roman" w:cs="Times New Roman"/>
          <w:noProof/>
          <w:sz w:val="18"/>
          <w:szCs w:val="24"/>
        </w:rPr>
        <w:tab/>
        <w:t xml:space="preserve">Zomer, R. J., Trabucco, A., Bossio, D. A. &amp; Verchot, L. V. Climate change mitigation: A spatial analysis of global land suitability for clean development mechanism afforestation and reforestation. </w:t>
      </w:r>
      <w:r w:rsidRPr="00D05681">
        <w:rPr>
          <w:rFonts w:ascii="Times New Roman" w:hAnsi="Times New Roman" w:cs="Times New Roman"/>
          <w:i/>
          <w:iCs/>
          <w:noProof/>
          <w:sz w:val="18"/>
          <w:szCs w:val="24"/>
        </w:rPr>
        <w:t>Agric. Ecosyst. Environ.</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126</w:t>
      </w:r>
      <w:r w:rsidRPr="00D05681">
        <w:rPr>
          <w:rFonts w:ascii="Times New Roman" w:hAnsi="Times New Roman" w:cs="Times New Roman"/>
          <w:noProof/>
          <w:sz w:val="18"/>
          <w:szCs w:val="24"/>
        </w:rPr>
        <w:t>, 67–80 (2008).</w:t>
      </w:r>
    </w:p>
    <w:p w14:paraId="1990EEC3"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60.</w:t>
      </w:r>
      <w:r w:rsidRPr="00D05681">
        <w:rPr>
          <w:rFonts w:ascii="Times New Roman" w:hAnsi="Times New Roman" w:cs="Times New Roman"/>
          <w:noProof/>
          <w:sz w:val="18"/>
          <w:szCs w:val="24"/>
        </w:rPr>
        <w:tab/>
        <w:t xml:space="preserve">Zomer, R., Bossio, D., Trabucco, A. &amp; Yuanjie, L. </w:t>
      </w:r>
      <w:r w:rsidRPr="00D05681">
        <w:rPr>
          <w:rFonts w:ascii="Times New Roman" w:hAnsi="Times New Roman" w:cs="Times New Roman"/>
          <w:i/>
          <w:iCs/>
          <w:noProof/>
          <w:sz w:val="18"/>
          <w:szCs w:val="24"/>
        </w:rPr>
        <w:t>Trees and water: smallholder agroforestry on irrigated lands in Northern India</w:t>
      </w:r>
      <w:r w:rsidRPr="00D05681">
        <w:rPr>
          <w:rFonts w:ascii="Times New Roman" w:hAnsi="Times New Roman" w:cs="Times New Roman"/>
          <w:noProof/>
          <w:sz w:val="18"/>
          <w:szCs w:val="24"/>
        </w:rPr>
        <w:t>. (2007).</w:t>
      </w:r>
    </w:p>
    <w:p w14:paraId="682479B2"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61.</w:t>
      </w:r>
      <w:r w:rsidRPr="00D05681">
        <w:rPr>
          <w:rFonts w:ascii="Times New Roman" w:hAnsi="Times New Roman" w:cs="Times New Roman"/>
          <w:noProof/>
          <w:sz w:val="18"/>
          <w:szCs w:val="24"/>
        </w:rPr>
        <w:tab/>
        <w:t xml:space="preserve">Lehner, B. &amp; Döll, P. Development and validation of a global database of lakes, reservoirs and wetlands. </w:t>
      </w:r>
      <w:r w:rsidRPr="00D05681">
        <w:rPr>
          <w:rFonts w:ascii="Times New Roman" w:hAnsi="Times New Roman" w:cs="Times New Roman"/>
          <w:i/>
          <w:iCs/>
          <w:noProof/>
          <w:sz w:val="18"/>
          <w:szCs w:val="24"/>
        </w:rPr>
        <w:t>J. Hydrol.</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296</w:t>
      </w:r>
      <w:r w:rsidRPr="00D05681">
        <w:rPr>
          <w:rFonts w:ascii="Times New Roman" w:hAnsi="Times New Roman" w:cs="Times New Roman"/>
          <w:noProof/>
          <w:sz w:val="18"/>
          <w:szCs w:val="24"/>
        </w:rPr>
        <w:t>, 1–22 (2004).</w:t>
      </w:r>
    </w:p>
    <w:p w14:paraId="5A5D7DC0" w14:textId="77777777" w:rsidR="00D05681" w:rsidRPr="001D3F2B"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lang w:val="fr-FR"/>
          <w:rPrChange w:id="63" w:author="Charlie Wright" w:date="2020-01-24T12:03:00Z">
            <w:rPr>
              <w:rFonts w:ascii="Times New Roman" w:hAnsi="Times New Roman" w:cs="Times New Roman"/>
              <w:noProof/>
              <w:sz w:val="18"/>
              <w:szCs w:val="24"/>
            </w:rPr>
          </w:rPrChange>
        </w:rPr>
      </w:pPr>
      <w:r w:rsidRPr="00D05681">
        <w:rPr>
          <w:rFonts w:ascii="Times New Roman" w:hAnsi="Times New Roman" w:cs="Times New Roman"/>
          <w:noProof/>
          <w:sz w:val="18"/>
          <w:szCs w:val="24"/>
        </w:rPr>
        <w:t>62.</w:t>
      </w:r>
      <w:r w:rsidRPr="00D05681">
        <w:rPr>
          <w:rFonts w:ascii="Times New Roman" w:hAnsi="Times New Roman" w:cs="Times New Roman"/>
          <w:noProof/>
          <w:sz w:val="18"/>
          <w:szCs w:val="24"/>
        </w:rPr>
        <w:tab/>
        <w:t xml:space="preserve">Weiss, D. J.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An effective approach for gap-filling continental scale remotely sensed time-series. </w:t>
      </w:r>
      <w:r w:rsidRPr="001D3F2B">
        <w:rPr>
          <w:rFonts w:ascii="Times New Roman" w:hAnsi="Times New Roman" w:cs="Times New Roman"/>
          <w:i/>
          <w:iCs/>
          <w:noProof/>
          <w:sz w:val="18"/>
          <w:szCs w:val="24"/>
          <w:lang w:val="fr-FR"/>
          <w:rPrChange w:id="64" w:author="Charlie Wright" w:date="2020-01-24T12:03:00Z">
            <w:rPr>
              <w:rFonts w:ascii="Times New Roman" w:hAnsi="Times New Roman" w:cs="Times New Roman"/>
              <w:i/>
              <w:iCs/>
              <w:noProof/>
              <w:sz w:val="18"/>
              <w:szCs w:val="24"/>
            </w:rPr>
          </w:rPrChange>
        </w:rPr>
        <w:t>ISPRS J. Photogramm. Remote Sens.</w:t>
      </w:r>
      <w:r w:rsidRPr="001D3F2B">
        <w:rPr>
          <w:rFonts w:ascii="Times New Roman" w:hAnsi="Times New Roman" w:cs="Times New Roman"/>
          <w:noProof/>
          <w:sz w:val="18"/>
          <w:szCs w:val="24"/>
          <w:lang w:val="fr-FR"/>
          <w:rPrChange w:id="65" w:author="Charlie Wright" w:date="2020-01-24T12:03:00Z">
            <w:rPr>
              <w:rFonts w:ascii="Times New Roman" w:hAnsi="Times New Roman" w:cs="Times New Roman"/>
              <w:noProof/>
              <w:sz w:val="18"/>
              <w:szCs w:val="24"/>
            </w:rPr>
          </w:rPrChange>
        </w:rPr>
        <w:t xml:space="preserve"> </w:t>
      </w:r>
      <w:r w:rsidRPr="001D3F2B">
        <w:rPr>
          <w:rFonts w:ascii="Times New Roman" w:hAnsi="Times New Roman" w:cs="Times New Roman"/>
          <w:b/>
          <w:bCs/>
          <w:noProof/>
          <w:sz w:val="18"/>
          <w:szCs w:val="24"/>
          <w:lang w:val="fr-FR"/>
          <w:rPrChange w:id="66" w:author="Charlie Wright" w:date="2020-01-24T12:03:00Z">
            <w:rPr>
              <w:rFonts w:ascii="Times New Roman" w:hAnsi="Times New Roman" w:cs="Times New Roman"/>
              <w:b/>
              <w:bCs/>
              <w:noProof/>
              <w:sz w:val="18"/>
              <w:szCs w:val="24"/>
            </w:rPr>
          </w:rPrChange>
        </w:rPr>
        <w:t>98</w:t>
      </w:r>
      <w:r w:rsidRPr="001D3F2B">
        <w:rPr>
          <w:rFonts w:ascii="Times New Roman" w:hAnsi="Times New Roman" w:cs="Times New Roman"/>
          <w:noProof/>
          <w:sz w:val="18"/>
          <w:szCs w:val="24"/>
          <w:lang w:val="fr-FR"/>
          <w:rPrChange w:id="67" w:author="Charlie Wright" w:date="2020-01-24T12:03:00Z">
            <w:rPr>
              <w:rFonts w:ascii="Times New Roman" w:hAnsi="Times New Roman" w:cs="Times New Roman"/>
              <w:noProof/>
              <w:sz w:val="18"/>
              <w:szCs w:val="24"/>
            </w:rPr>
          </w:rPrChange>
        </w:rPr>
        <w:t>, 106–118 (2014).</w:t>
      </w:r>
    </w:p>
    <w:p w14:paraId="4FAE11A8"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rPr>
      </w:pPr>
      <w:r w:rsidRPr="001D3F2B">
        <w:rPr>
          <w:rFonts w:ascii="Times New Roman" w:hAnsi="Times New Roman" w:cs="Times New Roman"/>
          <w:noProof/>
          <w:sz w:val="18"/>
          <w:szCs w:val="24"/>
          <w:lang w:val="fr-FR"/>
          <w:rPrChange w:id="68" w:author="Charlie Wright" w:date="2020-01-24T12:03:00Z">
            <w:rPr>
              <w:rFonts w:ascii="Times New Roman" w:hAnsi="Times New Roman" w:cs="Times New Roman"/>
              <w:noProof/>
              <w:sz w:val="18"/>
              <w:szCs w:val="24"/>
            </w:rPr>
          </w:rPrChange>
        </w:rPr>
        <w:t>63.</w:t>
      </w:r>
      <w:r w:rsidRPr="001D3F2B">
        <w:rPr>
          <w:rFonts w:ascii="Times New Roman" w:hAnsi="Times New Roman" w:cs="Times New Roman"/>
          <w:noProof/>
          <w:sz w:val="18"/>
          <w:szCs w:val="24"/>
          <w:lang w:val="fr-FR"/>
          <w:rPrChange w:id="69" w:author="Charlie Wright" w:date="2020-01-24T12:03:00Z">
            <w:rPr>
              <w:rFonts w:ascii="Times New Roman" w:hAnsi="Times New Roman" w:cs="Times New Roman"/>
              <w:noProof/>
              <w:sz w:val="18"/>
              <w:szCs w:val="24"/>
            </w:rPr>
          </w:rPrChange>
        </w:rPr>
        <w:tab/>
        <w:t xml:space="preserve">Friedl, M. A. </w:t>
      </w:r>
      <w:r w:rsidRPr="001D3F2B">
        <w:rPr>
          <w:rFonts w:ascii="Times New Roman" w:hAnsi="Times New Roman" w:cs="Times New Roman"/>
          <w:i/>
          <w:iCs/>
          <w:noProof/>
          <w:sz w:val="18"/>
          <w:szCs w:val="24"/>
          <w:lang w:val="fr-FR"/>
          <w:rPrChange w:id="70" w:author="Charlie Wright" w:date="2020-01-24T12:03:00Z">
            <w:rPr>
              <w:rFonts w:ascii="Times New Roman" w:hAnsi="Times New Roman" w:cs="Times New Roman"/>
              <w:i/>
              <w:iCs/>
              <w:noProof/>
              <w:sz w:val="18"/>
              <w:szCs w:val="24"/>
            </w:rPr>
          </w:rPrChange>
        </w:rPr>
        <w:t>et al.</w:t>
      </w:r>
      <w:r w:rsidRPr="001D3F2B">
        <w:rPr>
          <w:rFonts w:ascii="Times New Roman" w:hAnsi="Times New Roman" w:cs="Times New Roman"/>
          <w:noProof/>
          <w:sz w:val="18"/>
          <w:szCs w:val="24"/>
          <w:lang w:val="fr-FR"/>
          <w:rPrChange w:id="71" w:author="Charlie Wright" w:date="2020-01-24T12:03:00Z">
            <w:rPr>
              <w:rFonts w:ascii="Times New Roman" w:hAnsi="Times New Roman" w:cs="Times New Roman"/>
              <w:noProof/>
              <w:sz w:val="18"/>
              <w:szCs w:val="24"/>
            </w:rPr>
          </w:rPrChange>
        </w:rPr>
        <w:t xml:space="preserve"> </w:t>
      </w:r>
      <w:r w:rsidRPr="00D05681">
        <w:rPr>
          <w:rFonts w:ascii="Times New Roman" w:hAnsi="Times New Roman" w:cs="Times New Roman"/>
          <w:noProof/>
          <w:sz w:val="18"/>
          <w:szCs w:val="24"/>
        </w:rPr>
        <w:t xml:space="preserve">MODIS Collection 5 global land cover: Algorithm refinements and characterization of new datasets. </w:t>
      </w:r>
      <w:r w:rsidRPr="00D05681">
        <w:rPr>
          <w:rFonts w:ascii="Times New Roman" w:hAnsi="Times New Roman" w:cs="Times New Roman"/>
          <w:i/>
          <w:iCs/>
          <w:noProof/>
          <w:sz w:val="18"/>
          <w:szCs w:val="24"/>
        </w:rPr>
        <w:t>Remote Sens. Environ.</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114</w:t>
      </w:r>
      <w:r w:rsidRPr="00D05681">
        <w:rPr>
          <w:rFonts w:ascii="Times New Roman" w:hAnsi="Times New Roman" w:cs="Times New Roman"/>
          <w:noProof/>
          <w:sz w:val="18"/>
          <w:szCs w:val="24"/>
        </w:rPr>
        <w:t>, 168–182 (2010).</w:t>
      </w:r>
    </w:p>
    <w:p w14:paraId="72DEEE6C" w14:textId="77777777" w:rsidR="005A5565" w:rsidRPr="00151ED3" w:rsidRDefault="005A5565" w:rsidP="00151ED3">
      <w:pPr>
        <w:spacing w:after="0" w:line="240" w:lineRule="auto"/>
        <w:rPr>
          <w:rFonts w:ascii="Times New Roman" w:hAnsi="Times New Roman" w:cs="Times New Roman"/>
          <w:sz w:val="18"/>
          <w:szCs w:val="18"/>
        </w:rPr>
      </w:pPr>
      <w:r w:rsidRPr="00151ED3">
        <w:rPr>
          <w:rFonts w:ascii="Times New Roman" w:hAnsi="Times New Roman" w:cs="Times New Roman"/>
          <w:sz w:val="18"/>
          <w:szCs w:val="18"/>
        </w:rPr>
        <w:fldChar w:fldCharType="end"/>
      </w:r>
    </w:p>
    <w:p w14:paraId="6D6DA283" w14:textId="77777777" w:rsidR="00914335" w:rsidRDefault="00914335" w:rsidP="00CA50F2">
      <w:pPr>
        <w:spacing w:line="360" w:lineRule="auto"/>
        <w:rPr>
          <w:rFonts w:ascii="Times New Roman" w:hAnsi="Times New Roman" w:cs="Times New Roman"/>
          <w:sz w:val="24"/>
        </w:rPr>
      </w:pPr>
    </w:p>
    <w:sectPr w:rsidR="00914335">
      <w:headerReference w:type="default" r:id="rId2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Ghani, Azra C H" w:date="2020-01-06T12:12:00Z" w:initials="GACH">
    <w:p w14:paraId="27F60B90" w14:textId="70DFD78B" w:rsidR="002F18FA" w:rsidRDefault="002F18FA">
      <w:pPr>
        <w:pStyle w:val="CommentText"/>
      </w:pPr>
      <w:r>
        <w:rPr>
          <w:rStyle w:val="CommentReference"/>
        </w:rPr>
        <w:annotationRef/>
      </w:r>
      <w:r>
        <w:t xml:space="preserve">I don’t think you need this in the title (and journals don’t like commas in the title). </w:t>
      </w:r>
    </w:p>
  </w:comment>
  <w:comment w:id="3" w:author="Ghani, Azra C H" w:date="2020-01-06T12:14:00Z" w:initials="GACH">
    <w:p w14:paraId="565CD480" w14:textId="2DE65C31" w:rsidR="002F18FA" w:rsidRDefault="002F18FA">
      <w:pPr>
        <w:pStyle w:val="CommentText"/>
      </w:pPr>
      <w:r>
        <w:rPr>
          <w:rStyle w:val="CommentReference"/>
        </w:rPr>
        <w:annotationRef/>
      </w:r>
      <w:r>
        <w:t xml:space="preserve">This reads very well now – though it is still a bit long, are you within the overall word count? </w:t>
      </w:r>
    </w:p>
  </w:comment>
  <w:comment w:id="17" w:author="Ghani, Azra C H" w:date="2020-01-06T12:32:00Z" w:initials="GACH">
    <w:p w14:paraId="6FA8C027" w14:textId="77777777" w:rsidR="002447E5" w:rsidRDefault="002447E5">
      <w:pPr>
        <w:pStyle w:val="CommentText"/>
      </w:pPr>
      <w:r>
        <w:rPr>
          <w:rStyle w:val="CommentReference"/>
        </w:rPr>
        <w:annotationRef/>
      </w:r>
      <w:r>
        <w:t xml:space="preserve">My one concern here is that this may be because you have a lot of variables in the regression that capture essentially similar things. For example, rainfall is captured by </w:t>
      </w:r>
      <w:proofErr w:type="spellStart"/>
      <w:r>
        <w:t>fourier</w:t>
      </w:r>
      <w:proofErr w:type="spellEnd"/>
      <w:r>
        <w:t xml:space="preserve"> series, by wettest/driest month as well as other variables. It is not entirely clear to me therefore whether this is so distinct. </w:t>
      </w:r>
    </w:p>
    <w:p w14:paraId="3C149F59" w14:textId="77777777" w:rsidR="002447E5" w:rsidRDefault="002447E5">
      <w:pPr>
        <w:pStyle w:val="CommentText"/>
      </w:pPr>
    </w:p>
    <w:p w14:paraId="13C2A31D" w14:textId="7854888B" w:rsidR="002447E5" w:rsidRDefault="002447E5">
      <w:pPr>
        <w:pStyle w:val="CommentText"/>
      </w:pPr>
      <w:r>
        <w:t>A way to check would be to vastly reduce the covariate set and see if there is still little overlap. It does seem that cluster 4 has quite a lot on water bodies for example that is interesting, cluster 1 has the expected rainfall with a bit of temperature to account for hot/cold dry season I expect. Land use is also interesting to note.</w:t>
      </w:r>
    </w:p>
  </w:comment>
  <w:comment w:id="19" w:author="Ghani, Azra C H" w:date="2020-01-06T12:41:00Z" w:initials="GACH">
    <w:p w14:paraId="217A0BCB" w14:textId="57EDFC42" w:rsidR="009757EF" w:rsidRDefault="009757EF">
      <w:pPr>
        <w:pStyle w:val="CommentText"/>
      </w:pPr>
      <w:r>
        <w:rPr>
          <w:rStyle w:val="CommentReference"/>
        </w:rPr>
        <w:annotationRef/>
      </w:r>
      <w:r>
        <w:t xml:space="preserve">This is slightly repetitive from the introduction – I would shorten it to a single sentence. </w:t>
      </w:r>
    </w:p>
  </w:comment>
  <w:comment w:id="23" w:author="Ghani, Azra C H" w:date="2020-01-06T12:42:00Z" w:initials="GACH">
    <w:p w14:paraId="6B619F43" w14:textId="65EE09C3" w:rsidR="009757EF" w:rsidRDefault="009757EF">
      <w:pPr>
        <w:pStyle w:val="CommentText"/>
      </w:pPr>
      <w:r>
        <w:rPr>
          <w:rStyle w:val="CommentReference"/>
        </w:rPr>
        <w:annotationRef/>
      </w:r>
      <w:r>
        <w:t xml:space="preserve">I’m not sure it is clear how they have done this? </w:t>
      </w:r>
      <w:proofErr w:type="gramStart"/>
      <w:r>
        <w:t>Also</w:t>
      </w:r>
      <w:proofErr w:type="gramEnd"/>
      <w:r>
        <w:t xml:space="preserve"> you should avoid “selling” the importance of the work and focus on the first paragraph summarising the key findings. </w:t>
      </w:r>
    </w:p>
  </w:comment>
  <w:comment w:id="36" w:author="Ghani, Azra C H" w:date="2020-01-06T12:46:00Z" w:initials="GACH">
    <w:p w14:paraId="302982A5" w14:textId="6506858F" w:rsidR="009757EF" w:rsidRDefault="009757EF">
      <w:pPr>
        <w:pStyle w:val="CommentText"/>
      </w:pPr>
      <w:r>
        <w:rPr>
          <w:rStyle w:val="CommentReference"/>
        </w:rPr>
        <w:annotationRef/>
      </w:r>
      <w:r>
        <w:t xml:space="preserve">This is good – I think it would be better to spend more of the discussion on very specific results in the context of the wider literature and try to cut down the more general remarks (such as the following sentence). </w:t>
      </w:r>
    </w:p>
  </w:comment>
  <w:comment w:id="37" w:author="Ghani, Azra C H" w:date="2020-01-06T12:47:00Z" w:initials="GACH">
    <w:p w14:paraId="463EBA95" w14:textId="02CFA227" w:rsidR="009757EF" w:rsidRDefault="009757EF">
      <w:pPr>
        <w:pStyle w:val="CommentText"/>
      </w:pPr>
      <w:r>
        <w:rPr>
          <w:rStyle w:val="CommentReference"/>
        </w:rPr>
        <w:annotationRef/>
      </w:r>
      <w:r>
        <w:t xml:space="preserve">This is also an important part and is perhaps a bit lost here – I wonder if this is better discussed in the paragraph above on species?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7F60B90" w15:done="0"/>
  <w15:commentEx w15:paraId="565CD480" w15:done="0"/>
  <w15:commentEx w15:paraId="13C2A31D" w15:done="0"/>
  <w15:commentEx w15:paraId="217A0BCB" w15:done="0"/>
  <w15:commentEx w15:paraId="6B619F43" w15:done="0"/>
  <w15:commentEx w15:paraId="302982A5" w15:done="0"/>
  <w15:commentEx w15:paraId="463EBA9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7F60B90" w16cid:durableId="21BDA29C"/>
  <w16cid:commentId w16cid:paraId="565CD480" w16cid:durableId="21BDA341"/>
  <w16cid:commentId w16cid:paraId="13C2A31D" w16cid:durableId="21BDA76D"/>
  <w16cid:commentId w16cid:paraId="217A0BCB" w16cid:durableId="21BDA95E"/>
  <w16cid:commentId w16cid:paraId="6B619F43" w16cid:durableId="21BDA99D"/>
  <w16cid:commentId w16cid:paraId="302982A5" w16cid:durableId="21BDAA90"/>
  <w16cid:commentId w16cid:paraId="463EBA95" w16cid:durableId="21BDAA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D26AE1" w14:textId="77777777" w:rsidR="00893C9D" w:rsidRDefault="00893C9D" w:rsidP="00A920C3">
      <w:pPr>
        <w:spacing w:after="0" w:line="240" w:lineRule="auto"/>
      </w:pPr>
      <w:r>
        <w:separator/>
      </w:r>
    </w:p>
  </w:endnote>
  <w:endnote w:type="continuationSeparator" w:id="0">
    <w:p w14:paraId="00945DB4" w14:textId="77777777" w:rsidR="00893C9D" w:rsidRDefault="00893C9D" w:rsidP="00A92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953018" w14:textId="77777777" w:rsidR="00893C9D" w:rsidRDefault="00893C9D" w:rsidP="00A920C3">
      <w:pPr>
        <w:spacing w:after="0" w:line="240" w:lineRule="auto"/>
      </w:pPr>
      <w:r>
        <w:separator/>
      </w:r>
    </w:p>
  </w:footnote>
  <w:footnote w:type="continuationSeparator" w:id="0">
    <w:p w14:paraId="6986918B" w14:textId="77777777" w:rsidR="00893C9D" w:rsidRDefault="00893C9D" w:rsidP="00A920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5825D" w14:textId="77777777" w:rsidR="009E414A" w:rsidRDefault="009E414A" w:rsidP="00A920C3">
    <w:pPr>
      <w:pStyle w:val="Header"/>
      <w:pBdr>
        <w:bottom w:val="single" w:sz="4" w:space="1" w:color="auto"/>
      </w:pBdr>
    </w:pPr>
    <w:r w:rsidRPr="00A920C3">
      <w:rPr>
        <w:rFonts w:ascii="Times New Roman" w:hAnsi="Times New Roman" w:cs="Times New Roman"/>
        <w:sz w:val="20"/>
      </w:rPr>
      <w:t>C. Whittaker et al.</w:t>
    </w:r>
    <w:r w:rsidRPr="00A920C3">
      <w:rPr>
        <w:rFonts w:ascii="Times New Roman" w:hAnsi="Times New Roman" w:cs="Times New Roman"/>
        <w:sz w:val="20"/>
      </w:rPr>
      <w:tab/>
    </w:r>
    <w:r w:rsidRPr="00A920C3">
      <w:rPr>
        <w:rFonts w:ascii="Times New Roman" w:hAnsi="Times New Roman" w:cs="Times New Roman"/>
        <w:sz w:val="20"/>
      </w:rPr>
      <w:tab/>
      <w:t>Mosquito Population Dynamics</w:t>
    </w:r>
    <w:r>
      <w:rPr>
        <w:rFonts w:ascii="Times New Roman" w:hAnsi="Times New Roman" w:cs="Times New Roman"/>
        <w:sz w:val="20"/>
      </w:rPr>
      <w:t xml:space="preserve"> </w:t>
    </w:r>
    <w:r w:rsidRPr="00A920C3">
      <w:rPr>
        <w:rFonts w:ascii="Times New Roman" w:hAnsi="Times New Roman" w:cs="Times New Roman"/>
        <w:sz w:val="20"/>
      </w:rPr>
      <w:t xml:space="preserve"> </w:t>
    </w:r>
    <w:sdt>
      <w:sdtPr>
        <w:rPr>
          <w:rFonts w:ascii="Times New Roman" w:hAnsi="Times New Roman" w:cs="Times New Roman"/>
        </w:rPr>
        <w:id w:val="1765957978"/>
        <w:docPartObj>
          <w:docPartGallery w:val="Page Numbers (Top of Page)"/>
          <w:docPartUnique/>
        </w:docPartObj>
      </w:sdtPr>
      <w:sdtEndPr>
        <w:rPr>
          <w:noProof/>
        </w:rPr>
      </w:sdtEndPr>
      <w:sdtContent>
        <w:r w:rsidRPr="00A920C3">
          <w:rPr>
            <w:rFonts w:ascii="Times New Roman" w:hAnsi="Times New Roman" w:cs="Times New Roman"/>
            <w:sz w:val="20"/>
            <w:szCs w:val="20"/>
          </w:rPr>
          <w:fldChar w:fldCharType="begin"/>
        </w:r>
        <w:r w:rsidRPr="00A920C3">
          <w:rPr>
            <w:rFonts w:ascii="Times New Roman" w:hAnsi="Times New Roman" w:cs="Times New Roman"/>
            <w:sz w:val="20"/>
            <w:szCs w:val="20"/>
          </w:rPr>
          <w:instrText xml:space="preserve"> PAGE   \* MERGEFORMAT </w:instrText>
        </w:r>
        <w:r w:rsidRPr="00A920C3">
          <w:rPr>
            <w:rFonts w:ascii="Times New Roman" w:hAnsi="Times New Roman" w:cs="Times New Roman"/>
            <w:sz w:val="20"/>
            <w:szCs w:val="20"/>
          </w:rPr>
          <w:fldChar w:fldCharType="separate"/>
        </w:r>
        <w:r w:rsidRPr="00A920C3">
          <w:rPr>
            <w:rFonts w:ascii="Times New Roman" w:hAnsi="Times New Roman" w:cs="Times New Roman"/>
            <w:noProof/>
            <w:sz w:val="20"/>
            <w:szCs w:val="20"/>
          </w:rPr>
          <w:t>2</w:t>
        </w:r>
        <w:r w:rsidRPr="00A920C3">
          <w:rPr>
            <w:rFonts w:ascii="Times New Roman" w:hAnsi="Times New Roman" w:cs="Times New Roman"/>
            <w:noProof/>
            <w:sz w:val="20"/>
            <w:szCs w:val="20"/>
          </w:rPr>
          <w:fldChar w:fldCharType="end"/>
        </w:r>
      </w:sdtContent>
    </w:sdt>
  </w:p>
  <w:p w14:paraId="44E705B9" w14:textId="77777777" w:rsidR="009E414A" w:rsidRPr="00A920C3" w:rsidRDefault="009E414A" w:rsidP="00A920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4A5F"/>
    <w:multiLevelType w:val="hybridMultilevel"/>
    <w:tmpl w:val="A6049BE4"/>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B70CFB"/>
    <w:multiLevelType w:val="hybridMultilevel"/>
    <w:tmpl w:val="59EC36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D16614"/>
    <w:multiLevelType w:val="hybridMultilevel"/>
    <w:tmpl w:val="ADF89F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8B4691"/>
    <w:multiLevelType w:val="hybridMultilevel"/>
    <w:tmpl w:val="ADF89F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917737"/>
    <w:multiLevelType w:val="hybridMultilevel"/>
    <w:tmpl w:val="62A0FE08"/>
    <w:lvl w:ilvl="0" w:tplc="54B282AE">
      <w:start w:val="1"/>
      <w:numFmt w:val="decimal"/>
      <w:lvlText w:val="%1."/>
      <w:lvlJc w:val="left"/>
      <w:pPr>
        <w:ind w:left="720" w:hanging="360"/>
      </w:pPr>
      <w:rPr>
        <w:b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E0A1F3B"/>
    <w:multiLevelType w:val="hybridMultilevel"/>
    <w:tmpl w:val="B442D8A8"/>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21C409B1"/>
    <w:multiLevelType w:val="hybridMultilevel"/>
    <w:tmpl w:val="DF0202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873D1C"/>
    <w:multiLevelType w:val="hybridMultilevel"/>
    <w:tmpl w:val="58A055CA"/>
    <w:lvl w:ilvl="0" w:tplc="47889FB4">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C366C7"/>
    <w:multiLevelType w:val="hybridMultilevel"/>
    <w:tmpl w:val="62A0FE08"/>
    <w:lvl w:ilvl="0" w:tplc="54B282AE">
      <w:start w:val="1"/>
      <w:numFmt w:val="decimal"/>
      <w:lvlText w:val="%1."/>
      <w:lvlJc w:val="left"/>
      <w:pPr>
        <w:ind w:left="720" w:hanging="360"/>
      </w:pPr>
      <w:rPr>
        <w:b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7CA2CA6"/>
    <w:multiLevelType w:val="hybridMultilevel"/>
    <w:tmpl w:val="2ECA8B3E"/>
    <w:lvl w:ilvl="0" w:tplc="54B282AE">
      <w:start w:val="1"/>
      <w:numFmt w:val="decimal"/>
      <w:lvlText w:val="%1."/>
      <w:lvlJc w:val="left"/>
      <w:pPr>
        <w:ind w:left="1080" w:hanging="360"/>
      </w:pPr>
      <w:rPr>
        <w:b w:val="0"/>
        <w:sz w:val="2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9D62D23"/>
    <w:multiLevelType w:val="hybridMultilevel"/>
    <w:tmpl w:val="939099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323088"/>
    <w:multiLevelType w:val="hybridMultilevel"/>
    <w:tmpl w:val="ADF89F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ABE5B3D"/>
    <w:multiLevelType w:val="hybridMultilevel"/>
    <w:tmpl w:val="1BF29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CEE459D"/>
    <w:multiLevelType w:val="hybridMultilevel"/>
    <w:tmpl w:val="ADF89F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E2962A8"/>
    <w:multiLevelType w:val="hybridMultilevel"/>
    <w:tmpl w:val="C7906BE8"/>
    <w:lvl w:ilvl="0" w:tplc="7CD20838">
      <w:start w:val="1"/>
      <w:numFmt w:val="bullet"/>
      <w:lvlText w:val=""/>
      <w:lvlJc w:val="left"/>
      <w:pPr>
        <w:ind w:left="720" w:hanging="360"/>
      </w:pPr>
      <w:rPr>
        <w:rFonts w:ascii="Symbol" w:hAnsi="Symbol" w:hint="default"/>
        <w:sz w:val="22"/>
        <w:szCs w:val="22"/>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AD930A7"/>
    <w:multiLevelType w:val="hybridMultilevel"/>
    <w:tmpl w:val="434418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6133D9D"/>
    <w:multiLevelType w:val="hybridMultilevel"/>
    <w:tmpl w:val="C6925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A4F3856"/>
    <w:multiLevelType w:val="hybridMultilevel"/>
    <w:tmpl w:val="E4F066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E866BB7"/>
    <w:multiLevelType w:val="hybridMultilevel"/>
    <w:tmpl w:val="2E7E19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6A73F86"/>
    <w:multiLevelType w:val="hybridMultilevel"/>
    <w:tmpl w:val="3266DE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C674683"/>
    <w:multiLevelType w:val="hybridMultilevel"/>
    <w:tmpl w:val="A8AE92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C941AC5"/>
    <w:multiLevelType w:val="hybridMultilevel"/>
    <w:tmpl w:val="732AA9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E804548"/>
    <w:multiLevelType w:val="hybridMultilevel"/>
    <w:tmpl w:val="5A5AC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16"/>
  </w:num>
  <w:num w:numId="3">
    <w:abstractNumId w:val="1"/>
  </w:num>
  <w:num w:numId="4">
    <w:abstractNumId w:val="21"/>
  </w:num>
  <w:num w:numId="5">
    <w:abstractNumId w:val="6"/>
  </w:num>
  <w:num w:numId="6">
    <w:abstractNumId w:val="22"/>
  </w:num>
  <w:num w:numId="7">
    <w:abstractNumId w:val="18"/>
  </w:num>
  <w:num w:numId="8">
    <w:abstractNumId w:val="14"/>
  </w:num>
  <w:num w:numId="9">
    <w:abstractNumId w:val="11"/>
  </w:num>
  <w:num w:numId="10">
    <w:abstractNumId w:val="5"/>
  </w:num>
  <w:num w:numId="11">
    <w:abstractNumId w:val="0"/>
  </w:num>
  <w:num w:numId="12">
    <w:abstractNumId w:val="13"/>
  </w:num>
  <w:num w:numId="13">
    <w:abstractNumId w:val="20"/>
  </w:num>
  <w:num w:numId="14">
    <w:abstractNumId w:val="3"/>
  </w:num>
  <w:num w:numId="15">
    <w:abstractNumId w:val="2"/>
  </w:num>
  <w:num w:numId="16">
    <w:abstractNumId w:val="10"/>
  </w:num>
  <w:num w:numId="17">
    <w:abstractNumId w:val="19"/>
  </w:num>
  <w:num w:numId="18">
    <w:abstractNumId w:val="12"/>
  </w:num>
  <w:num w:numId="19">
    <w:abstractNumId w:val="17"/>
  </w:num>
  <w:num w:numId="20">
    <w:abstractNumId w:val="9"/>
  </w:num>
  <w:num w:numId="21">
    <w:abstractNumId w:val="8"/>
  </w:num>
  <w:num w:numId="22">
    <w:abstractNumId w:val="4"/>
  </w:num>
  <w:num w:numId="2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hani, Azra C H">
    <w15:presenceInfo w15:providerId="None" w15:userId="Ghani, Azra C H"/>
  </w15:person>
  <w15:person w15:author="Charlie Wright">
    <w15:presenceInfo w15:providerId="Windows Live" w15:userId="c4ce3ca655cb26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0C3"/>
    <w:rsid w:val="00003C7A"/>
    <w:rsid w:val="00007467"/>
    <w:rsid w:val="00007636"/>
    <w:rsid w:val="00042B1E"/>
    <w:rsid w:val="00042C70"/>
    <w:rsid w:val="00054A7C"/>
    <w:rsid w:val="00056016"/>
    <w:rsid w:val="0006267D"/>
    <w:rsid w:val="000640A7"/>
    <w:rsid w:val="000816BF"/>
    <w:rsid w:val="00093934"/>
    <w:rsid w:val="00093B7E"/>
    <w:rsid w:val="00094C80"/>
    <w:rsid w:val="000A3C2A"/>
    <w:rsid w:val="000A3D85"/>
    <w:rsid w:val="000B478B"/>
    <w:rsid w:val="000C59E3"/>
    <w:rsid w:val="000D0935"/>
    <w:rsid w:val="000D0D1C"/>
    <w:rsid w:val="000D1297"/>
    <w:rsid w:val="000D1A31"/>
    <w:rsid w:val="000D739F"/>
    <w:rsid w:val="000E0713"/>
    <w:rsid w:val="000E315C"/>
    <w:rsid w:val="000E4958"/>
    <w:rsid w:val="000E5906"/>
    <w:rsid w:val="000E756F"/>
    <w:rsid w:val="000F45DE"/>
    <w:rsid w:val="000F7723"/>
    <w:rsid w:val="00100845"/>
    <w:rsid w:val="00100B6F"/>
    <w:rsid w:val="00101CA0"/>
    <w:rsid w:val="00103BDF"/>
    <w:rsid w:val="0011209C"/>
    <w:rsid w:val="001216CD"/>
    <w:rsid w:val="00121BC3"/>
    <w:rsid w:val="0013231C"/>
    <w:rsid w:val="0013468E"/>
    <w:rsid w:val="00134E1E"/>
    <w:rsid w:val="00135FC3"/>
    <w:rsid w:val="00144B8A"/>
    <w:rsid w:val="00146FF7"/>
    <w:rsid w:val="00151ED3"/>
    <w:rsid w:val="00152C43"/>
    <w:rsid w:val="001541FD"/>
    <w:rsid w:val="001577A4"/>
    <w:rsid w:val="00161F33"/>
    <w:rsid w:val="00164E11"/>
    <w:rsid w:val="00166675"/>
    <w:rsid w:val="001706D5"/>
    <w:rsid w:val="00173A13"/>
    <w:rsid w:val="00186582"/>
    <w:rsid w:val="001868C8"/>
    <w:rsid w:val="00186BB1"/>
    <w:rsid w:val="0019186A"/>
    <w:rsid w:val="001921A1"/>
    <w:rsid w:val="0019533E"/>
    <w:rsid w:val="001B68F8"/>
    <w:rsid w:val="001D0EB2"/>
    <w:rsid w:val="001D3F2B"/>
    <w:rsid w:val="001E5716"/>
    <w:rsid w:val="001F5912"/>
    <w:rsid w:val="001F5A1A"/>
    <w:rsid w:val="00207C41"/>
    <w:rsid w:val="002147F2"/>
    <w:rsid w:val="00215E0A"/>
    <w:rsid w:val="00224219"/>
    <w:rsid w:val="00231E66"/>
    <w:rsid w:val="0024115E"/>
    <w:rsid w:val="002447E5"/>
    <w:rsid w:val="00250CDE"/>
    <w:rsid w:val="00254BFC"/>
    <w:rsid w:val="00256271"/>
    <w:rsid w:val="002651FF"/>
    <w:rsid w:val="002828BA"/>
    <w:rsid w:val="002841EE"/>
    <w:rsid w:val="00291C43"/>
    <w:rsid w:val="002B5846"/>
    <w:rsid w:val="002B6791"/>
    <w:rsid w:val="002C5489"/>
    <w:rsid w:val="002D7189"/>
    <w:rsid w:val="002E1CD0"/>
    <w:rsid w:val="002E48A5"/>
    <w:rsid w:val="002E752B"/>
    <w:rsid w:val="002F0193"/>
    <w:rsid w:val="002F18FA"/>
    <w:rsid w:val="002F4B86"/>
    <w:rsid w:val="00304FD4"/>
    <w:rsid w:val="0031654A"/>
    <w:rsid w:val="00317109"/>
    <w:rsid w:val="003215F5"/>
    <w:rsid w:val="003305D5"/>
    <w:rsid w:val="00331416"/>
    <w:rsid w:val="00332DFE"/>
    <w:rsid w:val="00334D83"/>
    <w:rsid w:val="00346AFE"/>
    <w:rsid w:val="00346F98"/>
    <w:rsid w:val="00347824"/>
    <w:rsid w:val="003567A8"/>
    <w:rsid w:val="00365BE1"/>
    <w:rsid w:val="00376843"/>
    <w:rsid w:val="00376B0E"/>
    <w:rsid w:val="003874A2"/>
    <w:rsid w:val="00387B34"/>
    <w:rsid w:val="00390540"/>
    <w:rsid w:val="003916A0"/>
    <w:rsid w:val="00391B41"/>
    <w:rsid w:val="003928C6"/>
    <w:rsid w:val="00395A2A"/>
    <w:rsid w:val="00396FF8"/>
    <w:rsid w:val="003A412B"/>
    <w:rsid w:val="003B4E43"/>
    <w:rsid w:val="003B57A8"/>
    <w:rsid w:val="003B70B6"/>
    <w:rsid w:val="003C4DED"/>
    <w:rsid w:val="003D05D8"/>
    <w:rsid w:val="003D3016"/>
    <w:rsid w:val="003D3585"/>
    <w:rsid w:val="003D3673"/>
    <w:rsid w:val="003D4A09"/>
    <w:rsid w:val="003E5175"/>
    <w:rsid w:val="003E6D24"/>
    <w:rsid w:val="004008DB"/>
    <w:rsid w:val="00404376"/>
    <w:rsid w:val="00416E5E"/>
    <w:rsid w:val="00420136"/>
    <w:rsid w:val="00421109"/>
    <w:rsid w:val="00422217"/>
    <w:rsid w:val="00423211"/>
    <w:rsid w:val="00426401"/>
    <w:rsid w:val="0044624B"/>
    <w:rsid w:val="0045068A"/>
    <w:rsid w:val="00453457"/>
    <w:rsid w:val="0045391E"/>
    <w:rsid w:val="00464B16"/>
    <w:rsid w:val="004657C8"/>
    <w:rsid w:val="004674F6"/>
    <w:rsid w:val="004817C7"/>
    <w:rsid w:val="004874B2"/>
    <w:rsid w:val="00490D88"/>
    <w:rsid w:val="00490FBD"/>
    <w:rsid w:val="00496C70"/>
    <w:rsid w:val="004A2FD9"/>
    <w:rsid w:val="004A47C6"/>
    <w:rsid w:val="004A5520"/>
    <w:rsid w:val="004B2A2C"/>
    <w:rsid w:val="004C1ED1"/>
    <w:rsid w:val="004D097E"/>
    <w:rsid w:val="004D70E9"/>
    <w:rsid w:val="004E5B1F"/>
    <w:rsid w:val="004F03F8"/>
    <w:rsid w:val="004F1AD9"/>
    <w:rsid w:val="004F1EAC"/>
    <w:rsid w:val="004F2B6D"/>
    <w:rsid w:val="004F3862"/>
    <w:rsid w:val="005004AE"/>
    <w:rsid w:val="0050778D"/>
    <w:rsid w:val="005163C6"/>
    <w:rsid w:val="00520E20"/>
    <w:rsid w:val="00522AF0"/>
    <w:rsid w:val="005354CA"/>
    <w:rsid w:val="00535841"/>
    <w:rsid w:val="00536032"/>
    <w:rsid w:val="00542568"/>
    <w:rsid w:val="00542C07"/>
    <w:rsid w:val="00546B6D"/>
    <w:rsid w:val="00567E5C"/>
    <w:rsid w:val="00574645"/>
    <w:rsid w:val="005746BE"/>
    <w:rsid w:val="00574913"/>
    <w:rsid w:val="00584358"/>
    <w:rsid w:val="005904E8"/>
    <w:rsid w:val="005A0014"/>
    <w:rsid w:val="005A0CAA"/>
    <w:rsid w:val="005A15C6"/>
    <w:rsid w:val="005A2389"/>
    <w:rsid w:val="005A37BB"/>
    <w:rsid w:val="005A3DEE"/>
    <w:rsid w:val="005A5565"/>
    <w:rsid w:val="005A5732"/>
    <w:rsid w:val="005B1D11"/>
    <w:rsid w:val="005B2D17"/>
    <w:rsid w:val="005B44BB"/>
    <w:rsid w:val="005C4721"/>
    <w:rsid w:val="005D149C"/>
    <w:rsid w:val="005D7E60"/>
    <w:rsid w:val="005E6A66"/>
    <w:rsid w:val="005F0EE4"/>
    <w:rsid w:val="006058F9"/>
    <w:rsid w:val="00611E62"/>
    <w:rsid w:val="0061589D"/>
    <w:rsid w:val="00615F98"/>
    <w:rsid w:val="00621905"/>
    <w:rsid w:val="00622613"/>
    <w:rsid w:val="00626708"/>
    <w:rsid w:val="00627184"/>
    <w:rsid w:val="00634E97"/>
    <w:rsid w:val="00644C6F"/>
    <w:rsid w:val="00645895"/>
    <w:rsid w:val="0064775F"/>
    <w:rsid w:val="00660348"/>
    <w:rsid w:val="0066312A"/>
    <w:rsid w:val="00665165"/>
    <w:rsid w:val="006721D1"/>
    <w:rsid w:val="0068130D"/>
    <w:rsid w:val="00684220"/>
    <w:rsid w:val="00692D6A"/>
    <w:rsid w:val="00693C8E"/>
    <w:rsid w:val="006A6698"/>
    <w:rsid w:val="006B2A6D"/>
    <w:rsid w:val="006C392C"/>
    <w:rsid w:val="006C4A96"/>
    <w:rsid w:val="006C5762"/>
    <w:rsid w:val="006D420F"/>
    <w:rsid w:val="006E0AAB"/>
    <w:rsid w:val="006E3412"/>
    <w:rsid w:val="006F0FB8"/>
    <w:rsid w:val="006F1D1B"/>
    <w:rsid w:val="00700687"/>
    <w:rsid w:val="00707C8D"/>
    <w:rsid w:val="00714AC0"/>
    <w:rsid w:val="007158A1"/>
    <w:rsid w:val="00716A56"/>
    <w:rsid w:val="007237DD"/>
    <w:rsid w:val="007311B1"/>
    <w:rsid w:val="007322A5"/>
    <w:rsid w:val="007345EB"/>
    <w:rsid w:val="007346F5"/>
    <w:rsid w:val="00735EC9"/>
    <w:rsid w:val="0074096C"/>
    <w:rsid w:val="0074259A"/>
    <w:rsid w:val="00742DB1"/>
    <w:rsid w:val="00746B68"/>
    <w:rsid w:val="00747FB7"/>
    <w:rsid w:val="00747FD1"/>
    <w:rsid w:val="00750857"/>
    <w:rsid w:val="0075359A"/>
    <w:rsid w:val="007546E6"/>
    <w:rsid w:val="00763AE5"/>
    <w:rsid w:val="00766214"/>
    <w:rsid w:val="00775242"/>
    <w:rsid w:val="007776E2"/>
    <w:rsid w:val="00782CF0"/>
    <w:rsid w:val="00784F84"/>
    <w:rsid w:val="00787846"/>
    <w:rsid w:val="00792664"/>
    <w:rsid w:val="00795149"/>
    <w:rsid w:val="00797174"/>
    <w:rsid w:val="007B1485"/>
    <w:rsid w:val="007E14B4"/>
    <w:rsid w:val="007E2129"/>
    <w:rsid w:val="007E74FA"/>
    <w:rsid w:val="007E76A0"/>
    <w:rsid w:val="007F23ED"/>
    <w:rsid w:val="007F3788"/>
    <w:rsid w:val="00802ADD"/>
    <w:rsid w:val="00804E90"/>
    <w:rsid w:val="00815752"/>
    <w:rsid w:val="00817DDD"/>
    <w:rsid w:val="0082122F"/>
    <w:rsid w:val="008217CE"/>
    <w:rsid w:val="008322BE"/>
    <w:rsid w:val="00835902"/>
    <w:rsid w:val="00835D36"/>
    <w:rsid w:val="008432D4"/>
    <w:rsid w:val="0085204E"/>
    <w:rsid w:val="008617AD"/>
    <w:rsid w:val="008646C3"/>
    <w:rsid w:val="0088688A"/>
    <w:rsid w:val="00892E14"/>
    <w:rsid w:val="00893777"/>
    <w:rsid w:val="00893C9D"/>
    <w:rsid w:val="00895BB7"/>
    <w:rsid w:val="008A142B"/>
    <w:rsid w:val="008A14E6"/>
    <w:rsid w:val="008B4B29"/>
    <w:rsid w:val="008B4D64"/>
    <w:rsid w:val="008B772E"/>
    <w:rsid w:val="008C0D45"/>
    <w:rsid w:val="008C1050"/>
    <w:rsid w:val="008C416D"/>
    <w:rsid w:val="008C4267"/>
    <w:rsid w:val="008D21FF"/>
    <w:rsid w:val="008D321B"/>
    <w:rsid w:val="008D6753"/>
    <w:rsid w:val="008E095B"/>
    <w:rsid w:val="008E2C8F"/>
    <w:rsid w:val="008F0D02"/>
    <w:rsid w:val="008F21A9"/>
    <w:rsid w:val="008F47A6"/>
    <w:rsid w:val="00906394"/>
    <w:rsid w:val="0091003B"/>
    <w:rsid w:val="00911BB1"/>
    <w:rsid w:val="0091418B"/>
    <w:rsid w:val="00914335"/>
    <w:rsid w:val="00915091"/>
    <w:rsid w:val="0092107C"/>
    <w:rsid w:val="009237A3"/>
    <w:rsid w:val="0092383B"/>
    <w:rsid w:val="00924FB7"/>
    <w:rsid w:val="00935106"/>
    <w:rsid w:val="00936E5C"/>
    <w:rsid w:val="009444E0"/>
    <w:rsid w:val="00947363"/>
    <w:rsid w:val="009625F3"/>
    <w:rsid w:val="00965690"/>
    <w:rsid w:val="00965E43"/>
    <w:rsid w:val="0096606D"/>
    <w:rsid w:val="00975087"/>
    <w:rsid w:val="009757EF"/>
    <w:rsid w:val="0098178B"/>
    <w:rsid w:val="009838C3"/>
    <w:rsid w:val="0098630C"/>
    <w:rsid w:val="009873A9"/>
    <w:rsid w:val="009A2379"/>
    <w:rsid w:val="009A28F8"/>
    <w:rsid w:val="009A6A03"/>
    <w:rsid w:val="009B355F"/>
    <w:rsid w:val="009B40B6"/>
    <w:rsid w:val="009C04C7"/>
    <w:rsid w:val="009C44A2"/>
    <w:rsid w:val="009D2395"/>
    <w:rsid w:val="009D49E4"/>
    <w:rsid w:val="009D7540"/>
    <w:rsid w:val="009E06C8"/>
    <w:rsid w:val="009E0984"/>
    <w:rsid w:val="009E19FD"/>
    <w:rsid w:val="009E414A"/>
    <w:rsid w:val="009E74DC"/>
    <w:rsid w:val="009F1CBD"/>
    <w:rsid w:val="009F540F"/>
    <w:rsid w:val="009F55B9"/>
    <w:rsid w:val="00A022ED"/>
    <w:rsid w:val="00A0398C"/>
    <w:rsid w:val="00A04AC0"/>
    <w:rsid w:val="00A11DFB"/>
    <w:rsid w:val="00A12547"/>
    <w:rsid w:val="00A16925"/>
    <w:rsid w:val="00A207AC"/>
    <w:rsid w:val="00A26D8B"/>
    <w:rsid w:val="00A27DBD"/>
    <w:rsid w:val="00A323B7"/>
    <w:rsid w:val="00A32D82"/>
    <w:rsid w:val="00A42389"/>
    <w:rsid w:val="00A56BE6"/>
    <w:rsid w:val="00A63712"/>
    <w:rsid w:val="00A72657"/>
    <w:rsid w:val="00A8161D"/>
    <w:rsid w:val="00A84056"/>
    <w:rsid w:val="00A84A29"/>
    <w:rsid w:val="00A86A39"/>
    <w:rsid w:val="00A920C3"/>
    <w:rsid w:val="00A9238A"/>
    <w:rsid w:val="00A95549"/>
    <w:rsid w:val="00AA3166"/>
    <w:rsid w:val="00AA4590"/>
    <w:rsid w:val="00AA6E30"/>
    <w:rsid w:val="00AC6315"/>
    <w:rsid w:val="00AD34E3"/>
    <w:rsid w:val="00AE7F93"/>
    <w:rsid w:val="00AF1871"/>
    <w:rsid w:val="00AF508A"/>
    <w:rsid w:val="00B15889"/>
    <w:rsid w:val="00B27627"/>
    <w:rsid w:val="00B32240"/>
    <w:rsid w:val="00B403B4"/>
    <w:rsid w:val="00B452EE"/>
    <w:rsid w:val="00B456E0"/>
    <w:rsid w:val="00B630DE"/>
    <w:rsid w:val="00B70E67"/>
    <w:rsid w:val="00B75F1B"/>
    <w:rsid w:val="00B775BE"/>
    <w:rsid w:val="00B85026"/>
    <w:rsid w:val="00B85525"/>
    <w:rsid w:val="00B85DEF"/>
    <w:rsid w:val="00B94F51"/>
    <w:rsid w:val="00B96126"/>
    <w:rsid w:val="00BA2611"/>
    <w:rsid w:val="00BA3DD6"/>
    <w:rsid w:val="00BB5043"/>
    <w:rsid w:val="00BC0576"/>
    <w:rsid w:val="00BC55FE"/>
    <w:rsid w:val="00BD7655"/>
    <w:rsid w:val="00BE0349"/>
    <w:rsid w:val="00BE3387"/>
    <w:rsid w:val="00BE5B47"/>
    <w:rsid w:val="00BE73D2"/>
    <w:rsid w:val="00BF023A"/>
    <w:rsid w:val="00BF7D94"/>
    <w:rsid w:val="00C023DD"/>
    <w:rsid w:val="00C04BAA"/>
    <w:rsid w:val="00C06A62"/>
    <w:rsid w:val="00C06E71"/>
    <w:rsid w:val="00C16FC7"/>
    <w:rsid w:val="00C209FA"/>
    <w:rsid w:val="00C212E1"/>
    <w:rsid w:val="00C22485"/>
    <w:rsid w:val="00C26A21"/>
    <w:rsid w:val="00C3749F"/>
    <w:rsid w:val="00C420E7"/>
    <w:rsid w:val="00C42184"/>
    <w:rsid w:val="00C468D2"/>
    <w:rsid w:val="00C52400"/>
    <w:rsid w:val="00C56103"/>
    <w:rsid w:val="00C60400"/>
    <w:rsid w:val="00C6057D"/>
    <w:rsid w:val="00C60ED1"/>
    <w:rsid w:val="00C6457A"/>
    <w:rsid w:val="00C71B78"/>
    <w:rsid w:val="00C72762"/>
    <w:rsid w:val="00C8019A"/>
    <w:rsid w:val="00C80CBC"/>
    <w:rsid w:val="00C81C30"/>
    <w:rsid w:val="00C83896"/>
    <w:rsid w:val="00C850A1"/>
    <w:rsid w:val="00C87881"/>
    <w:rsid w:val="00C904F3"/>
    <w:rsid w:val="00C9429F"/>
    <w:rsid w:val="00C96DC2"/>
    <w:rsid w:val="00CA2F9B"/>
    <w:rsid w:val="00CA50F2"/>
    <w:rsid w:val="00CB1F12"/>
    <w:rsid w:val="00CB27EC"/>
    <w:rsid w:val="00CC2B68"/>
    <w:rsid w:val="00CC54BB"/>
    <w:rsid w:val="00CC6A12"/>
    <w:rsid w:val="00CE2287"/>
    <w:rsid w:val="00CF1100"/>
    <w:rsid w:val="00D00346"/>
    <w:rsid w:val="00D05681"/>
    <w:rsid w:val="00D06759"/>
    <w:rsid w:val="00D12543"/>
    <w:rsid w:val="00D2405C"/>
    <w:rsid w:val="00D265D9"/>
    <w:rsid w:val="00D27098"/>
    <w:rsid w:val="00D31939"/>
    <w:rsid w:val="00D32F20"/>
    <w:rsid w:val="00D368E0"/>
    <w:rsid w:val="00D4206E"/>
    <w:rsid w:val="00D4222A"/>
    <w:rsid w:val="00D4426D"/>
    <w:rsid w:val="00D5342B"/>
    <w:rsid w:val="00D545E4"/>
    <w:rsid w:val="00D5691A"/>
    <w:rsid w:val="00D57305"/>
    <w:rsid w:val="00D57358"/>
    <w:rsid w:val="00D70AA0"/>
    <w:rsid w:val="00D74C43"/>
    <w:rsid w:val="00D74E79"/>
    <w:rsid w:val="00D76E15"/>
    <w:rsid w:val="00D924EC"/>
    <w:rsid w:val="00D92F31"/>
    <w:rsid w:val="00D97A37"/>
    <w:rsid w:val="00DA0B5D"/>
    <w:rsid w:val="00DA0D64"/>
    <w:rsid w:val="00DA14B7"/>
    <w:rsid w:val="00DA2DD2"/>
    <w:rsid w:val="00DA6186"/>
    <w:rsid w:val="00DA633F"/>
    <w:rsid w:val="00DA708B"/>
    <w:rsid w:val="00DB3123"/>
    <w:rsid w:val="00DB421B"/>
    <w:rsid w:val="00DB6694"/>
    <w:rsid w:val="00DC2055"/>
    <w:rsid w:val="00DC3F70"/>
    <w:rsid w:val="00DC6201"/>
    <w:rsid w:val="00DC7BEB"/>
    <w:rsid w:val="00DD5B55"/>
    <w:rsid w:val="00DD6AAE"/>
    <w:rsid w:val="00DE15AB"/>
    <w:rsid w:val="00E03D46"/>
    <w:rsid w:val="00E07782"/>
    <w:rsid w:val="00E14F68"/>
    <w:rsid w:val="00E15B48"/>
    <w:rsid w:val="00E351A5"/>
    <w:rsid w:val="00E36EEC"/>
    <w:rsid w:val="00E5070A"/>
    <w:rsid w:val="00E627D4"/>
    <w:rsid w:val="00E70456"/>
    <w:rsid w:val="00E753B8"/>
    <w:rsid w:val="00E763CB"/>
    <w:rsid w:val="00E76B8D"/>
    <w:rsid w:val="00E80401"/>
    <w:rsid w:val="00E82986"/>
    <w:rsid w:val="00E86C54"/>
    <w:rsid w:val="00EB0A95"/>
    <w:rsid w:val="00EB2AA1"/>
    <w:rsid w:val="00EB6FB6"/>
    <w:rsid w:val="00EB720A"/>
    <w:rsid w:val="00ED5BB8"/>
    <w:rsid w:val="00EE1EB7"/>
    <w:rsid w:val="00EE5750"/>
    <w:rsid w:val="00EF4806"/>
    <w:rsid w:val="00F00E8A"/>
    <w:rsid w:val="00F15D5A"/>
    <w:rsid w:val="00F16729"/>
    <w:rsid w:val="00F2424C"/>
    <w:rsid w:val="00F26723"/>
    <w:rsid w:val="00F26C21"/>
    <w:rsid w:val="00F30126"/>
    <w:rsid w:val="00F44A17"/>
    <w:rsid w:val="00F6159D"/>
    <w:rsid w:val="00F63318"/>
    <w:rsid w:val="00F710A7"/>
    <w:rsid w:val="00F769B5"/>
    <w:rsid w:val="00F779E7"/>
    <w:rsid w:val="00F9009B"/>
    <w:rsid w:val="00F95D5C"/>
    <w:rsid w:val="00FA56A4"/>
    <w:rsid w:val="00FA56CE"/>
    <w:rsid w:val="00FB2954"/>
    <w:rsid w:val="00FB6550"/>
    <w:rsid w:val="00FC1819"/>
    <w:rsid w:val="00FE2DBF"/>
    <w:rsid w:val="00FE360A"/>
    <w:rsid w:val="00FE6550"/>
    <w:rsid w:val="00FE758E"/>
    <w:rsid w:val="00FF13C2"/>
    <w:rsid w:val="00FF3645"/>
    <w:rsid w:val="00FF47B4"/>
    <w:rsid w:val="00FF59B5"/>
    <w:rsid w:val="00FF7906"/>
    <w:rsid w:val="00FF7E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036DBC"/>
  <w15:chartTrackingRefBased/>
  <w15:docId w15:val="{59E8560C-EA45-4A13-A9C5-9FEAD5C27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4115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20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20C3"/>
  </w:style>
  <w:style w:type="paragraph" w:styleId="Footer">
    <w:name w:val="footer"/>
    <w:basedOn w:val="Normal"/>
    <w:link w:val="FooterChar"/>
    <w:uiPriority w:val="99"/>
    <w:unhideWhenUsed/>
    <w:rsid w:val="00A920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20C3"/>
  </w:style>
  <w:style w:type="character" w:styleId="Hyperlink">
    <w:name w:val="Hyperlink"/>
    <w:basedOn w:val="DefaultParagraphFont"/>
    <w:uiPriority w:val="99"/>
    <w:unhideWhenUsed/>
    <w:rsid w:val="005746BE"/>
    <w:rPr>
      <w:color w:val="0563C1" w:themeColor="hyperlink"/>
      <w:u w:val="single"/>
    </w:rPr>
  </w:style>
  <w:style w:type="character" w:styleId="UnresolvedMention">
    <w:name w:val="Unresolved Mention"/>
    <w:basedOn w:val="DefaultParagraphFont"/>
    <w:uiPriority w:val="99"/>
    <w:semiHidden/>
    <w:unhideWhenUsed/>
    <w:rsid w:val="005746BE"/>
    <w:rPr>
      <w:color w:val="605E5C"/>
      <w:shd w:val="clear" w:color="auto" w:fill="E1DFDD"/>
    </w:rPr>
  </w:style>
  <w:style w:type="paragraph" w:styleId="ListParagraph">
    <w:name w:val="List Paragraph"/>
    <w:basedOn w:val="Normal"/>
    <w:uiPriority w:val="34"/>
    <w:qFormat/>
    <w:rsid w:val="005746BE"/>
    <w:pPr>
      <w:ind w:left="720"/>
      <w:contextualSpacing/>
    </w:pPr>
  </w:style>
  <w:style w:type="character" w:styleId="PlaceholderText">
    <w:name w:val="Placeholder Text"/>
    <w:basedOn w:val="DefaultParagraphFont"/>
    <w:uiPriority w:val="99"/>
    <w:semiHidden/>
    <w:rsid w:val="00A32D82"/>
    <w:rPr>
      <w:color w:val="808080"/>
    </w:rPr>
  </w:style>
  <w:style w:type="paragraph" w:styleId="BalloonText">
    <w:name w:val="Balloon Text"/>
    <w:basedOn w:val="Normal"/>
    <w:link w:val="BalloonTextChar"/>
    <w:uiPriority w:val="99"/>
    <w:semiHidden/>
    <w:unhideWhenUsed/>
    <w:rsid w:val="00D74C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4C43"/>
    <w:rPr>
      <w:rFonts w:ascii="Segoe UI" w:hAnsi="Segoe UI" w:cs="Segoe UI"/>
      <w:sz w:val="18"/>
      <w:szCs w:val="18"/>
    </w:rPr>
  </w:style>
  <w:style w:type="paragraph" w:styleId="NormalWeb">
    <w:name w:val="Normal (Web)"/>
    <w:basedOn w:val="Normal"/>
    <w:uiPriority w:val="99"/>
    <w:unhideWhenUsed/>
    <w:rsid w:val="00E82986"/>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7F23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4115E"/>
    <w:rPr>
      <w:rFonts w:ascii="Times New Roman" w:eastAsia="Times New Roman" w:hAnsi="Times New Roman" w:cs="Times New Roman"/>
      <w:b/>
      <w:bCs/>
      <w:kern w:val="36"/>
      <w:sz w:val="48"/>
      <w:szCs w:val="48"/>
      <w:lang w:eastAsia="en-GB"/>
    </w:rPr>
  </w:style>
  <w:style w:type="character" w:styleId="CommentReference">
    <w:name w:val="annotation reference"/>
    <w:basedOn w:val="DefaultParagraphFont"/>
    <w:uiPriority w:val="99"/>
    <w:semiHidden/>
    <w:unhideWhenUsed/>
    <w:rsid w:val="00166675"/>
    <w:rPr>
      <w:sz w:val="16"/>
      <w:szCs w:val="16"/>
    </w:rPr>
  </w:style>
  <w:style w:type="paragraph" w:styleId="CommentText">
    <w:name w:val="annotation text"/>
    <w:basedOn w:val="Normal"/>
    <w:link w:val="CommentTextChar"/>
    <w:uiPriority w:val="99"/>
    <w:semiHidden/>
    <w:unhideWhenUsed/>
    <w:rsid w:val="00166675"/>
    <w:pPr>
      <w:spacing w:line="240" w:lineRule="auto"/>
    </w:pPr>
    <w:rPr>
      <w:sz w:val="20"/>
      <w:szCs w:val="20"/>
    </w:rPr>
  </w:style>
  <w:style w:type="character" w:customStyle="1" w:styleId="CommentTextChar">
    <w:name w:val="Comment Text Char"/>
    <w:basedOn w:val="DefaultParagraphFont"/>
    <w:link w:val="CommentText"/>
    <w:uiPriority w:val="99"/>
    <w:semiHidden/>
    <w:rsid w:val="00166675"/>
    <w:rPr>
      <w:sz w:val="20"/>
      <w:szCs w:val="20"/>
    </w:rPr>
  </w:style>
  <w:style w:type="paragraph" w:styleId="CommentSubject">
    <w:name w:val="annotation subject"/>
    <w:basedOn w:val="CommentText"/>
    <w:next w:val="CommentText"/>
    <w:link w:val="CommentSubjectChar"/>
    <w:uiPriority w:val="99"/>
    <w:semiHidden/>
    <w:unhideWhenUsed/>
    <w:rsid w:val="00166675"/>
    <w:rPr>
      <w:b/>
      <w:bCs/>
    </w:rPr>
  </w:style>
  <w:style w:type="character" w:customStyle="1" w:styleId="CommentSubjectChar">
    <w:name w:val="Comment Subject Char"/>
    <w:basedOn w:val="CommentTextChar"/>
    <w:link w:val="CommentSubject"/>
    <w:uiPriority w:val="99"/>
    <w:semiHidden/>
    <w:rsid w:val="00166675"/>
    <w:rPr>
      <w:b/>
      <w:bCs/>
      <w:sz w:val="20"/>
      <w:szCs w:val="20"/>
    </w:rPr>
  </w:style>
  <w:style w:type="paragraph" w:styleId="Revision">
    <w:name w:val="Revision"/>
    <w:hidden/>
    <w:uiPriority w:val="99"/>
    <w:semiHidden/>
    <w:rsid w:val="00166675"/>
    <w:pPr>
      <w:spacing w:after="0" w:line="240" w:lineRule="auto"/>
    </w:pPr>
  </w:style>
  <w:style w:type="character" w:styleId="FollowedHyperlink">
    <w:name w:val="FollowedHyperlink"/>
    <w:basedOn w:val="DefaultParagraphFont"/>
    <w:uiPriority w:val="99"/>
    <w:semiHidden/>
    <w:unhideWhenUsed/>
    <w:rsid w:val="008F21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5477986">
      <w:bodyDiv w:val="1"/>
      <w:marLeft w:val="0"/>
      <w:marRight w:val="0"/>
      <w:marTop w:val="0"/>
      <w:marBottom w:val="0"/>
      <w:divBdr>
        <w:top w:val="none" w:sz="0" w:space="0" w:color="auto"/>
        <w:left w:val="none" w:sz="0" w:space="0" w:color="auto"/>
        <w:bottom w:val="none" w:sz="0" w:space="0" w:color="auto"/>
        <w:right w:val="none" w:sz="0" w:space="0" w:color="auto"/>
      </w:divBdr>
      <w:divsChild>
        <w:div w:id="1683315157">
          <w:marLeft w:val="0"/>
          <w:marRight w:val="0"/>
          <w:marTop w:val="0"/>
          <w:marBottom w:val="0"/>
          <w:divBdr>
            <w:top w:val="none" w:sz="0" w:space="0" w:color="auto"/>
            <w:left w:val="none" w:sz="0" w:space="0" w:color="auto"/>
            <w:bottom w:val="none" w:sz="0" w:space="0" w:color="auto"/>
            <w:right w:val="none" w:sz="0" w:space="0" w:color="auto"/>
          </w:divBdr>
        </w:div>
      </w:divsChild>
    </w:div>
    <w:div w:id="1426655389">
      <w:bodyDiv w:val="1"/>
      <w:marLeft w:val="0"/>
      <w:marRight w:val="0"/>
      <w:marTop w:val="0"/>
      <w:marBottom w:val="0"/>
      <w:divBdr>
        <w:top w:val="none" w:sz="0" w:space="0" w:color="auto"/>
        <w:left w:val="none" w:sz="0" w:space="0" w:color="auto"/>
        <w:bottom w:val="none" w:sz="0" w:space="0" w:color="auto"/>
        <w:right w:val="none" w:sz="0" w:space="0" w:color="auto"/>
      </w:divBdr>
    </w:div>
    <w:div w:id="1750535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harles.whittaker16@imperial.ac.uk"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B6A08-9469-4F9C-95CD-382A234AC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1220</TotalTime>
  <Pages>22</Pages>
  <Words>38151</Words>
  <Characters>217461</Characters>
  <Application>Microsoft Office Word</Application>
  <DocSecurity>0</DocSecurity>
  <Lines>1812</Lines>
  <Paragraphs>510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Whittaker</dc:creator>
  <cp:keywords/>
  <dc:description/>
  <cp:lastModifiedBy>Charlie Wright</cp:lastModifiedBy>
  <cp:revision>76</cp:revision>
  <dcterms:created xsi:type="dcterms:W3CDTF">2019-12-23T17:38:00Z</dcterms:created>
  <dcterms:modified xsi:type="dcterms:W3CDTF">2020-01-24T12:25:00Z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58369e5e-92e0-3c9d-bd82-41964be2379a</vt:lpwstr>
  </property>
  <property fmtid="{D5CDD505-2E9C-101B-9397-08002B2CF9AE}" pid="24" name="Mendeley Citation Style_1">
    <vt:lpwstr>http://www.zotero.org/styles/nature</vt:lpwstr>
  </property>
</Properties>
</file>